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 w:cs="Times New Roman" w:eastAsiaTheme="majorEastAsia"/>
          <w:color w:val="auto"/>
          <w:spacing w:val="5"/>
          <w:kern w:val="2"/>
          <w:sz w:val="34"/>
          <w:szCs w:val="52"/>
        </w:rPr>
      </w:pPr>
      <w:r>
        <w:rPr>
          <w:rFonts w:eastAsia="ＭＳ ゴシック" w:cs="Times New Roman" w:eastAsiaTheme="majorEastAsia"/>
          <w:color w:val="auto"/>
          <w:spacing w:val="5"/>
          <w:kern w:val="2"/>
          <w:sz w:val="34"/>
          <w:szCs w:val="52"/>
        </w:rPr>
      </w:r>
    </w:p>
    <w:p>
      <w:pPr>
        <w:pStyle w:val="Normal"/>
        <w:jc w:val="center"/>
        <w:rPr>
          <w:rFonts w:cs="Times New Roman"/>
          <w:color w:val="auto"/>
          <w:lang w:val="en-GB"/>
        </w:rPr>
      </w:pPr>
      <w:r>
        <w:rPr>
          <w:rFonts w:eastAsia="ＭＳ ゴシック" w:cs="Times New Roman" w:eastAsiaTheme="majorEastAsia"/>
          <w:color w:val="auto"/>
          <w:spacing w:val="5"/>
          <w:kern w:val="2"/>
          <w:sz w:val="34"/>
          <w:szCs w:val="52"/>
        </w:rPr>
        <w:t>Can Video-Language Models Rate Instructional Gestures Like Humans Do? A Benchmark Study</w:t>
        <w:br/>
      </w:r>
      <w:r>
        <w:rPr>
          <w:rFonts w:cs="Times New Roman"/>
          <w:color w:val="auto"/>
          <w:lang w:val="en-GB"/>
        </w:rPr>
        <w:br/>
      </w:r>
    </w:p>
    <w:p>
      <w:pPr>
        <w:pStyle w:val="Normal"/>
        <w:jc w:val="center"/>
        <w:rPr>
          <w:rFonts w:cs="Times New Roman"/>
          <w:color w:val="auto"/>
          <w:lang w:val="en-GB"/>
        </w:rPr>
      </w:pPr>
      <w:r>
        <w:rPr>
          <w:rFonts w:cs="Times New Roman"/>
          <w:color w:val="auto"/>
          <w:lang w:val="en-GB"/>
        </w:rPr>
      </w:r>
    </w:p>
    <w:p>
      <w:pPr>
        <w:pStyle w:val="Normal"/>
        <w:jc w:val="center"/>
        <w:rPr>
          <w:rFonts w:cs="Times New Roman"/>
          <w:color w:val="auto"/>
          <w:lang w:val="en-GB"/>
        </w:rPr>
      </w:pPr>
      <w:r>
        <w:rPr>
          <w:rFonts w:cs="Times New Roman"/>
          <w:color w:val="auto"/>
          <w:lang w:val="en-GB"/>
        </w:rPr>
        <w:t>Manuela Macedonia</w:t>
      </w:r>
      <w:r>
        <w:rPr>
          <w:rFonts w:cs="Times New Roman"/>
          <w:color w:val="auto"/>
          <w:vertAlign w:val="superscript"/>
          <w:lang w:val="en-GB"/>
        </w:rPr>
        <w:t>1</w:t>
      </w:r>
      <w:r>
        <w:rPr>
          <w:rFonts w:cs="Times New Roman"/>
          <w:color w:val="auto"/>
          <w:lang w:val="en-GB"/>
        </w:rPr>
        <w:t>*, Samer Awad</w:t>
      </w:r>
      <w:r>
        <w:rPr>
          <w:rFonts w:cs="Times New Roman"/>
          <w:color w:val="auto"/>
          <w:vertAlign w:val="superscript"/>
          <w:lang w:val="en-GB"/>
        </w:rPr>
        <w:t>2</w:t>
      </w:r>
      <w:r>
        <w:rPr>
          <w:rFonts w:cs="Times New Roman"/>
          <w:color w:val="auto"/>
          <w:lang w:val="en-GB"/>
        </w:rPr>
        <w:t>*, Javier Conde</w:t>
      </w:r>
      <w:r>
        <w:rPr>
          <w:rFonts w:cs="Times New Roman"/>
          <w:color w:val="auto"/>
          <w:vertAlign w:val="superscript"/>
          <w:lang w:val="en-GB"/>
        </w:rPr>
        <w:t>2</w:t>
      </w:r>
      <w:r>
        <w:rPr>
          <w:rFonts w:cs="Times New Roman"/>
          <w:color w:val="auto"/>
          <w:lang w:val="en-GB"/>
        </w:rPr>
        <w:t>, Claudia Repetto</w:t>
      </w:r>
      <w:r>
        <w:rPr>
          <w:rFonts w:cs="Times New Roman"/>
          <w:color w:val="auto"/>
          <w:vertAlign w:val="superscript"/>
          <w:lang w:val="en-GB"/>
        </w:rPr>
        <w:t>3</w:t>
      </w:r>
      <w:r>
        <w:rPr>
          <w:rFonts w:cs="Times New Roman"/>
          <w:color w:val="auto"/>
          <w:lang w:val="en-GB"/>
        </w:rPr>
        <w:t>, Brian Mathias</w:t>
      </w:r>
      <w:r>
        <w:rPr>
          <w:rFonts w:cs="Times New Roman"/>
          <w:color w:val="auto"/>
          <w:vertAlign w:val="superscript"/>
          <w:lang w:val="en-GB"/>
        </w:rPr>
        <w:t>4</w:t>
      </w:r>
      <w:r>
        <w:rPr>
          <w:rFonts w:cs="Times New Roman"/>
          <w:color w:val="auto"/>
          <w:lang w:val="en-GB"/>
        </w:rPr>
        <w:t>,</w:t>
      </w:r>
    </w:p>
    <w:p>
      <w:pPr>
        <w:pStyle w:val="Normal"/>
        <w:jc w:val="center"/>
        <w:rPr>
          <w:rFonts w:cs="Times New Roman"/>
          <w:color w:val="auto"/>
          <w:vertAlign w:val="superscript"/>
        </w:rPr>
      </w:pPr>
      <w:r>
        <w:rPr>
          <w:rFonts w:cs="Times New Roman"/>
          <w:color w:val="auto"/>
        </w:rPr>
        <w:t>Christian Andrä</w:t>
      </w:r>
      <w:r>
        <w:rPr>
          <w:rFonts w:cs="Times New Roman"/>
          <w:color w:val="auto"/>
          <w:vertAlign w:val="superscript"/>
        </w:rPr>
        <w:t>5</w:t>
      </w:r>
      <w:r>
        <w:rPr>
          <w:rFonts w:cs="Times New Roman"/>
          <w:color w:val="auto"/>
        </w:rPr>
        <w:t>, Kazuki Sekine</w:t>
      </w:r>
      <w:r>
        <w:rPr>
          <w:rFonts w:cs="Times New Roman"/>
          <w:color w:val="auto"/>
          <w:vertAlign w:val="superscript"/>
        </w:rPr>
        <w:t>6</w:t>
      </w:r>
      <w:r>
        <w:rPr>
          <w:rFonts w:cs="Times New Roman"/>
          <w:color w:val="auto"/>
        </w:rPr>
        <w:t>, and Pedro Reviriego</w:t>
      </w:r>
      <w:r>
        <w:rPr>
          <w:rFonts w:cs="Times New Roman"/>
          <w:color w:val="auto"/>
          <w:vertAlign w:val="superscript"/>
        </w:rPr>
        <w:t>2</w:t>
      </w:r>
    </w:p>
    <w:p>
      <w:pPr>
        <w:pStyle w:val="Normal"/>
        <w:jc w:val="center"/>
        <w:rPr>
          <w:rFonts w:cs="Times New Roman"/>
          <w:color w:val="auto"/>
        </w:rPr>
      </w:pPr>
      <w:r>
        <w:rPr>
          <w:rFonts w:cs="Times New Roman"/>
          <w:color w:val="auto"/>
        </w:rPr>
      </w:r>
    </w:p>
    <w:p>
      <w:pPr>
        <w:pStyle w:val="Normal"/>
        <w:spacing w:lineRule="auto" w:line="240"/>
        <w:jc w:val="center"/>
        <w:rPr>
          <w:rFonts w:cs="Times New Roman"/>
          <w:color w:val="auto"/>
        </w:rPr>
      </w:pPr>
      <w:r>
        <w:rPr>
          <w:rFonts w:cs="Times New Roman"/>
          <w:color w:val="auto"/>
          <w:sz w:val="18"/>
          <w:vertAlign w:val="superscript"/>
        </w:rPr>
        <w:t>1</w:t>
      </w:r>
      <w:r>
        <w:rPr>
          <w:rFonts w:cs="Times New Roman"/>
          <w:color w:val="auto"/>
          <w:sz w:val="18"/>
        </w:rPr>
        <w:t>Department for Information Engineering, Johannes Kepler University Linz, Linz, Austria</w:t>
      </w:r>
    </w:p>
    <w:p>
      <w:pPr>
        <w:pStyle w:val="Normal"/>
        <w:spacing w:lineRule="auto" w:line="240"/>
        <w:jc w:val="center"/>
        <w:rPr>
          <w:rFonts w:cs="Times New Roman"/>
          <w:color w:val="auto"/>
        </w:rPr>
      </w:pPr>
      <w:r>
        <w:rPr>
          <w:rFonts w:cs="Times New Roman"/>
          <w:color w:val="auto"/>
          <w:sz w:val="18"/>
          <w:vertAlign w:val="superscript"/>
        </w:rPr>
        <w:t>2</w:t>
      </w:r>
      <w:r>
        <w:rPr>
          <w:rFonts w:cs="Times New Roman"/>
          <w:color w:val="auto"/>
          <w:sz w:val="18"/>
        </w:rPr>
        <w:t>Information Processing and Telecommunications Center (IPTC), Universidad Politécnica de Madrid, Madrid, Spain</w:t>
      </w:r>
    </w:p>
    <w:p>
      <w:pPr>
        <w:pStyle w:val="Normal"/>
        <w:spacing w:lineRule="auto" w:line="240"/>
        <w:jc w:val="center"/>
        <w:rPr>
          <w:rFonts w:cs="Times New Roman"/>
          <w:color w:val="auto"/>
        </w:rPr>
      </w:pPr>
      <w:r>
        <w:rPr>
          <w:rFonts w:cs="Times New Roman"/>
          <w:color w:val="auto"/>
          <w:sz w:val="18"/>
          <w:vertAlign w:val="superscript"/>
        </w:rPr>
        <w:t>3</w:t>
      </w:r>
      <w:r>
        <w:rPr>
          <w:rFonts w:cs="Times New Roman"/>
          <w:color w:val="auto"/>
          <w:sz w:val="18"/>
        </w:rPr>
        <w:t>Department of Psychology, Catholic University of Milan, Milan, Italy</w:t>
      </w:r>
    </w:p>
    <w:p>
      <w:pPr>
        <w:pStyle w:val="Normal"/>
        <w:spacing w:lineRule="auto" w:line="240"/>
        <w:jc w:val="center"/>
        <w:rPr>
          <w:rFonts w:cs="Times New Roman"/>
          <w:color w:val="auto"/>
        </w:rPr>
      </w:pPr>
      <w:r>
        <w:rPr>
          <w:rFonts w:cs="Times New Roman"/>
          <w:color w:val="auto"/>
          <w:sz w:val="18"/>
          <w:vertAlign w:val="superscript"/>
        </w:rPr>
        <w:t>4</w:t>
      </w:r>
      <w:r>
        <w:rPr>
          <w:rFonts w:cs="Times New Roman"/>
          <w:color w:val="auto"/>
          <w:sz w:val="18"/>
        </w:rPr>
        <w:t>School of Psychology, University of Aberdeen, Aberdeen, United Kingdom</w:t>
      </w:r>
    </w:p>
    <w:p>
      <w:pPr>
        <w:pStyle w:val="Normal"/>
        <w:spacing w:lineRule="auto" w:line="240"/>
        <w:jc w:val="center"/>
        <w:rPr>
          <w:rFonts w:cs="Times New Roman"/>
          <w:color w:val="auto"/>
        </w:rPr>
      </w:pPr>
      <w:r>
        <w:rPr>
          <w:rFonts w:cs="Times New Roman"/>
          <w:color w:val="auto"/>
          <w:sz w:val="18"/>
          <w:vertAlign w:val="superscript"/>
        </w:rPr>
        <w:t>5</w:t>
      </w:r>
      <w:r>
        <w:rPr>
          <w:rFonts w:cs="Times New Roman"/>
          <w:color w:val="auto"/>
          <w:sz w:val="18"/>
        </w:rPr>
        <w:t>Department of Sports Didactics, University of Potsdam, Potsdam, Germany</w:t>
      </w:r>
    </w:p>
    <w:p>
      <w:pPr>
        <w:pStyle w:val="Normal"/>
        <w:spacing w:lineRule="auto" w:line="240"/>
        <w:jc w:val="center"/>
        <w:rPr>
          <w:rFonts w:cs="Times New Roman"/>
          <w:color w:val="auto"/>
        </w:rPr>
      </w:pPr>
      <w:r>
        <w:rPr>
          <w:rFonts w:cs="Times New Roman"/>
          <w:color w:val="auto"/>
          <w:sz w:val="18"/>
          <w:vertAlign w:val="superscript"/>
        </w:rPr>
        <w:t>6</w:t>
      </w:r>
      <w:r>
        <w:rPr>
          <w:rFonts w:cs="Times New Roman"/>
          <w:color w:val="auto"/>
          <w:sz w:val="18"/>
        </w:rPr>
        <w:t>Faculty of Human Sciences, Waseda University, Tokyo, Japan</w:t>
      </w:r>
    </w:p>
    <w:p>
      <w:pPr>
        <w:pStyle w:val="Normal"/>
        <w:jc w:val="center"/>
        <w:rPr>
          <w:rFonts w:cs="Times New Roman"/>
          <w:color w:val="auto"/>
          <w:sz w:val="18"/>
        </w:rPr>
      </w:pPr>
      <w:r>
        <w:rPr>
          <w:rFonts w:cs="Times New Roman"/>
          <w:color w:val="auto"/>
          <w:sz w:val="18"/>
        </w:rPr>
        <w:t xml:space="preserve">*Co-first authors. Emails: </w:t>
      </w:r>
      <w:hyperlink r:id="rId2">
        <w:r>
          <w:rPr>
            <w:rStyle w:val="Hyperlink"/>
            <w:rFonts w:cs="Times New Roman"/>
            <w:color w:val="auto"/>
            <w:sz w:val="18"/>
          </w:rPr>
          <w:t>manuela.macedonia@jku.at</w:t>
        </w:r>
      </w:hyperlink>
      <w:r>
        <w:rPr>
          <w:rFonts w:cs="Times New Roman"/>
          <w:color w:val="auto"/>
          <w:sz w:val="18"/>
        </w:rPr>
        <w:t xml:space="preserve">, </w:t>
      </w:r>
      <w:hyperlink r:id="rId3">
        <w:r>
          <w:rPr>
            <w:rStyle w:val="Hyperlink"/>
            <w:rFonts w:cs="Times New Roman"/>
            <w:color w:val="auto"/>
            <w:sz w:val="18"/>
          </w:rPr>
          <w:t>samer.salama@upm.es</w:t>
        </w:r>
      </w:hyperlink>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keepNext w:val="true"/>
        <w:jc w:val="center"/>
        <w:rPr>
          <w:rFonts w:cs="Times New Roman"/>
          <w:b/>
          <w:bCs/>
          <w:color w:val="auto"/>
          <w:sz w:val="28"/>
          <w:szCs w:val="28"/>
        </w:rPr>
      </w:pPr>
      <w:r>
        <w:rPr>
          <w:rFonts w:cs="Times New Roman"/>
          <w:b/>
          <w:bCs/>
          <w:color w:val="auto"/>
          <w:sz w:val="28"/>
          <w:szCs w:val="28"/>
        </w:rPr>
        <w:t>Abstract</w:t>
      </w:r>
    </w:p>
    <w:p>
      <w:pPr>
        <w:pStyle w:val="Normal"/>
        <w:jc w:val="both"/>
        <w:rPr>
          <w:rFonts w:cs="Times New Roman"/>
          <w:color w:val="auto"/>
        </w:rPr>
      </w:pPr>
      <w:r>
        <w:rPr>
          <w:rFonts w:cs="Times New Roman"/>
          <w:color w:val="auto"/>
        </w:rPr>
      </w:r>
    </w:p>
    <w:p>
      <w:pPr>
        <w:pStyle w:val="Normal"/>
        <w:spacing w:lineRule="auto" w:line="276"/>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(MAE) ranged from 0.53 to 1.12 points on five-point scales. Within-dimension rank correlations with human item means averaged .36 to .54 across configurations, well below a human noise ceiling of .87 to .97, and were highest for iconicity. Error and rank-order agreement dissociated: dimensions with the lowest error (enactment potential, motional salience, facial expression) had the weakest rank correlations. This reflects their narrow between-item range in the human data rather than an unreliable human reference, since the human item means were reliable (.75 to .95). Models rated mismatched gesture–word pairs lower in iconicity than matched pairs, indicating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ListParagraph"/>
        <w:numPr>
          <w:ilvl w:val="0"/>
          <w:numId w:val="7"/>
        </w:numPr>
        <w:spacing w:lineRule="auto" w:line="360"/>
        <w:jc w:val="both"/>
        <w:rPr>
          <w:rFonts w:cs="Times New Roman"/>
          <w:b/>
          <w:bCs/>
          <w:color w:val="auto"/>
          <w:sz w:val="28"/>
          <w:szCs w:val="28"/>
        </w:rPr>
      </w:pPr>
      <w:r>
        <w:rPr>
          <w:rFonts w:cs="Times New Roman"/>
          <w:b/>
          <w:bCs/>
          <w:color w:val="auto"/>
          <w:sz w:val="28"/>
          <w:szCs w:val="28"/>
        </w:rPr>
        <w:t>Introduction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In second language (L2) acquisition research, a substantial body of behavioral, cognitive, and neuroscientific evidence has demonstrated that gestures enrich lexical encoding, strengthen semantic associations, and improve long-term retention (Macedonia, 2025). Instructional gestures, movements deliberately paired with words, may depict a word’s meaning, such as raising an imaginary cup to the mouth when learning the L2 word for “to drink,” or establish an arbitrary association with it; mnemonic benefits have been shown for both concrete and abstract vocabulary </w:t>
      </w:r>
      <w:r>
        <w:rPr>
          <w:rFonts w:cs="Times New Roman"/>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(Macedonia et al., 2011; Macedonia &amp; Mueller, 2016; Macedonia et al., 2019; Mayer et al., 2017), consistent with broader theories of embodied cognition proposing that conceptual knowledge is grounded in sensorimotor experience (Barsalou, 2008). A recent three-level meta-analysis of 52 studies and 442 effect sizes further supports the educational relevance of embodied vocabulary instruction (X. Li et al., 2026). </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 how transparently they represent meaning, how strongly they evoke sensorimotor experience, how perceptually salient they are, and how readily learners can interpret and reproduce them. Treating all gestures as equivalent within a single “gesture-supported” condition obscures this variability; a condition-level comparison can estimate an average benefit but cannot explain why some gesture–word pairings support learning more effectively than others (Macedonia &amp; Klimesch, 2014).</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To address this gap, recent work has moved beyond binary “gesture/no-gesture” distinctions toward characterizing gesture effectiveness as a multidimensional construct. Macedonia et al. (2026) have 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A significant methodological bottleneck constrains this purpose: operationalizing gesture-related variables typically requires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 own linguistic experience and cultural familiarity, meaning that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rapid emergence of Vision-Language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 such as cultural familiarity, whose relevance may itself vary across contexts. Whether VLMs can meet these demands well enough to generate useful, GMSM-aligned covariates is an open empirical question.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This paper investigates that question directly: whether state-of-the-art VLMs can autonomously estimate GMSM-aligned gesture covariates from instructional video data in correspondence with human judgment. We evaluate zero-shot prompting across model families and input configurations.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statistical covariates, as a prerequisite for later studies of how such features relate to vocabulary learning.</w:t>
      </w:r>
    </w:p>
    <w:p>
      <w:pPr>
        <w:pStyle w:val="Normal"/>
        <w:spacing w:lineRule="auto" w:line="360"/>
        <w:jc w:val="both"/>
        <w:rPr>
          <w:rFonts w:cs="Times New Roman"/>
          <w:color w:val="auto"/>
          <w:sz w:val="24"/>
          <w:szCs w:val="24"/>
          <w:lang w:val="en-GB"/>
        </w:rPr>
      </w:pPr>
      <w:r>
        <w:rPr>
          <w:rFonts w:cs="Times New Roman"/>
          <w:color w:val="auto"/>
          <w:sz w:val="24"/>
          <w:szCs w:val="24"/>
          <w:lang w:val="en-GB"/>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2. Theoretical Background</w:t>
      </w:r>
    </w:p>
    <w:p>
      <w:pPr>
        <w:pStyle w:val="Normal"/>
        <w:keepNext w:val="true"/>
        <w:spacing w:lineRule="auto" w:line="360"/>
        <w:jc w:val="both"/>
        <w:rPr>
          <w:rFonts w:eastAsia="Times New Roman" w:cs="Times New Roman"/>
          <w:b/>
          <w:bCs/>
          <w:color w:val="auto"/>
          <w:lang w:val="en-GB" w:eastAsia="es-ES"/>
        </w:rPr>
      </w:pPr>
      <w:r>
        <w:rPr>
          <w:rFonts w:eastAsia="Times New Roman" w:cs="Times New Roman"/>
          <w:b/>
          <w:bCs/>
          <w:color w:val="auto"/>
          <w:lang w:val="en-GB" w:eastAsia="es-ES"/>
        </w:rPr>
        <w:t>2.1 Gesture in Second Language Acquisition</w:t>
      </w:r>
    </w:p>
    <w:p>
      <w:pPr>
        <w:pStyle w:val="Normal"/>
        <w:spacing w:lineRule="auto" w:line="360"/>
        <w:ind w:firstLine="720"/>
        <w:jc w:val="both"/>
        <w:rPr>
          <w:rFonts w:cs="Times New Roman"/>
          <w:color w:val="auto"/>
          <w:sz w:val="24"/>
          <w:szCs w:val="24"/>
        </w:rPr>
      </w:pPr>
      <w:r>
        <w:rPr>
          <w:rFonts w:cs="Times New Roman"/>
          <w:color w:val="auto"/>
          <w:sz w:val="24"/>
          <w:szCs w:val="24"/>
        </w:rPr>
        <w:t>The Gesture Memory Support Model (GMSM; Macedonia et al., 2026) provides a preliminary theoretical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distinguishing properties of a stimulus from the cognitive processes it may elicit and the learning outcomes it may support.</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 </w:t>
      </w:r>
      <w:r>
        <w:fldChar w:fldCharType="begin"/>
      </w:r>
      <w:r>
        <w:rPr>
          <w:rFonts w:cs="Times New Roman"/>
          <w:color w:val="auto"/>
          <w:sz w:val="24"/>
          <w:szCs w:val="24"/>
        </w:rPr>
        <w:instrText xml:space="preserve">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(Paivio, 2007)</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2.1.1 Iconicity</w:t>
      </w:r>
    </w:p>
    <w:p>
      <w:pPr>
        <w:pStyle w:val="Normal"/>
        <w:spacing w:lineRule="auto" w:line="360"/>
        <w:jc w:val="both"/>
        <w:rPr>
          <w:rFonts w:cs="Times New Roman"/>
          <w:color w:val="auto"/>
          <w:sz w:val="24"/>
          <w:szCs w:val="24"/>
          <w:lang w:val="en-GB"/>
        </w:rPr>
      </w:pPr>
      <w:r>
        <w:rPr>
          <w:rFonts w:cs="Times New Roman"/>
          <w:color w:val="auto"/>
          <w:sz w:val="24"/>
          <w:szCs w:val="24"/>
        </w:rPr>
        <w:t xml:space="preserve">Iconicity concerns the extent to which a gesture’s form or movement resembles aspects of its intended lexical meaning. For example, outlining a roof with the hands can depict a perceptual feature associated with </w:t>
      </w:r>
      <w:r>
        <w:rPr>
          <w:rFonts w:cs="Times New Roman"/>
          <w:i/>
          <w:color w:val="auto"/>
          <w:sz w:val="24"/>
          <w:szCs w:val="24"/>
        </w:rPr>
        <w:t>house</w:t>
      </w:r>
      <w:r>
        <w:rPr>
          <w:rFonts w:cs="Times New Roman"/>
          <w:color w:val="auto"/>
          <w:sz w:val="24"/>
          <w:szCs w:val="24"/>
        </w:rPr>
        <w:t xml:space="preserve">, whereas miming drinking can represent an action associated with </w:t>
      </w:r>
      <w:r>
        <w:rPr>
          <w:rFonts w:cs="Times New Roman"/>
          <w:i/>
          <w:color w:val="auto"/>
          <w:sz w:val="24"/>
          <w:szCs w:val="24"/>
        </w:rPr>
        <w:t>to drink</w:t>
      </w:r>
      <w:r>
        <w:rPr>
          <w:rFonts w:cs="Times New Roman"/>
          <w:color w:val="auto"/>
          <w:sz w:val="24"/>
          <w:szCs w:val="24"/>
        </w:rPr>
        <w:t xml:space="preserve">. Iconicity is thus evaluated for a particular gesture–meaning pairing rather than inferred from a broad gesture category. Different representational strategies can produce similarly transparent relationships between movement and meaning </w:t>
      </w:r>
      <w:r>
        <w:fldChar w:fldCharType="begin"/>
      </w:r>
      <w:r>
        <w:rPr>
          <w:rFonts w:cs="Times New Roman"/>
          <w:color w:val="auto"/>
          <w:sz w:val="24"/>
          <w:szCs w:val="24"/>
        </w:rPr>
        <w:instrText xml:space="preserve">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(Dingemanse et al., 2020; Perniss et al., 2010; Perniss &amp; Vigliocco, 2014)</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w:t>
      </w:r>
      <w:r>
        <w:rPr>
          <w:rFonts w:cs="Times New Roman"/>
          <w:color w:val="auto"/>
          <w:sz w:val="24"/>
          <w:szCs w:val="24"/>
          <w:lang w:val="it-IT"/>
        </w:rPr>
        <w:t xml:space="preserve"> </w:t>
      </w:r>
      <w:r>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fldChar w:fldCharType="begin"/>
      </w:r>
      <w:r>
        <w:rPr>
          <w:rFonts w:cs="Times New Roman"/>
          <w:color w:val="auto"/>
          <w:sz w:val="24"/>
          <w:szCs w:val="24"/>
        </w:rPr>
        <w:instrText xml:space="preserve">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(Kelly et al., 2010; Macedonia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However, resemblance is not a prerequisite for mnemonic support. Consistently paired arbitrary gestures can also facilitate learning despite lacking a transparent resemblance to the referent </w:t>
      </w:r>
      <w:r>
        <w:fldChar w:fldCharType="begin"/>
      </w:r>
      <w:r>
        <w:rPr>
          <w:rFonts w:cs="Times New Roman"/>
          <w:color w:val="auto"/>
          <w:sz w:val="24"/>
          <w:szCs w:val="24"/>
        </w:rPr>
        <w:instrText xml:space="preserve">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(Huang et al., 2019; Macedonia &amp; Knösche,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A low iconicity rating therefore does not establish that a gesture is ineffective. Moreover, an arbitrary but stable association must be distinguished from an unrelated movement that varies across presentations and provides no consistent retrieval cue.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2.1.2 Sensorimotor imagery potential</w:t>
      </w:r>
    </w:p>
    <w:p>
      <w:pPr>
        <w:pStyle w:val="Normal"/>
        <w:spacing w:lineRule="auto" w:line="360"/>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 (Hostetter &amp; Alibali, 2008). Its theoretical basis lies in accounts proposing that conceptual processing can partially reactivate sensory and motor experiences (Barsalou, 2008; Pulvermüller, 2005). Evidence that action-word processing recruits motor regions, together with findings of sensorimotor involvement following gesture-enriched vocabulary training, supports the relevance of such information to lexical representations (Hauk et al., 2004; Macedonia et al., 2019; Repetto et al., 2021).</w:t>
      </w:r>
    </w:p>
    <w:p>
      <w:pPr>
        <w:pStyle w:val="Normal"/>
        <w:spacing w:lineRule="auto" w:line="360"/>
        <w:jc w:val="both"/>
        <w:rPr>
          <w:rFonts w:cs="Times New Roman"/>
          <w:color w:val="auto"/>
          <w:sz w:val="24"/>
          <w:szCs w:val="24"/>
        </w:rPr>
      </w:pPr>
      <w:r>
        <w:rPr>
          <w:rFonts w:cs="Times New Roman"/>
          <w:color w:val="auto"/>
          <w:sz w:val="24"/>
          <w:szCs w:val="24"/>
        </w:rPr>
        <w:t xml:space="preserve">This dimension differs from iconicity. Outlining a roof may transparently depict </w:t>
      </w:r>
      <w:r>
        <w:rPr>
          <w:rFonts w:cs="Times New Roman"/>
          <w:i/>
          <w:color w:val="auto"/>
          <w:sz w:val="24"/>
          <w:szCs w:val="24"/>
        </w:rPr>
        <w:t>house</w:t>
      </w:r>
      <w:r>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2.1.3 Motional salience</w:t>
      </w:r>
    </w:p>
    <w:p>
      <w:pPr>
        <w:pStyle w:val="Normal"/>
        <w:spacing w:lineRule="auto" w:line="360"/>
        <w:jc w:val="both"/>
        <w:rPr>
          <w:rFonts w:cs="Times New Roman"/>
          <w:color w:val="auto"/>
          <w:sz w:val="24"/>
          <w:szCs w:val="24"/>
        </w:rPr>
      </w:pPr>
      <w:r>
        <w:rPr>
          <w:rFonts w:cs="Times New Roman"/>
          <w:color w:val="auto"/>
          <w:sz w:val="24"/>
          <w:szCs w:val="24"/>
        </w:rPr>
        <w:t xml:space="preserve">Motional salience concerns the perceptual prominence of a gesture’s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fldChar w:fldCharType="begin"/>
      </w:r>
      <w:r>
        <w:rPr>
          <w:rFonts w:cs="Times New Roman"/>
          <w:color w:val="auto"/>
          <w:sz w:val="24"/>
          <w:szCs w:val="24"/>
        </w:rPr>
        <w:instrText xml:space="preserve">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(Johnson-Glenberg et al., 2014; Skulmowski &amp; Rey, 2018)</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but it specifically characterizes the movement presented to the learner. A learner can observe a highly salient movement without reproducing it. Motional salience also differs from emotional expression. A large movement can be emotionally neutral, while a subtle movement can convey strong affective information. Macedonia and Klimesch’s </w:t>
      </w:r>
      <w:r>
        <w:fldChar w:fldCharType="begin"/>
      </w:r>
      <w:r>
        <w:rPr>
          <w:rFonts w:cs="Times New Roman"/>
          <w:color w:val="auto"/>
          <w:sz w:val="24"/>
          <w:szCs w:val="24"/>
        </w:rPr>
        <w:instrText xml:space="preserve">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(2014)</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gesture for </w:t>
      </w:r>
      <w:r>
        <w:rPr>
          <w:rFonts w:cs="Times New Roman"/>
          <w:i/>
          <w:color w:val="auto"/>
          <w:sz w:val="24"/>
          <w:szCs w:val="24"/>
        </w:rPr>
        <w:t>seal</w:t>
      </w:r>
      <w:r>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2.1.4 Emotional salience fit</w:t>
      </w:r>
    </w:p>
    <w:p>
      <w:pPr>
        <w:pStyle w:val="Normal"/>
        <w:spacing w:lineRule="auto" w:line="360"/>
        <w:jc w:val="both"/>
        <w:rPr>
          <w:rFonts w:cs="Times New Roman"/>
          <w:color w:val="auto"/>
          <w:sz w:val="24"/>
          <w:szCs w:val="24"/>
        </w:rPr>
      </w:pPr>
      <w:r>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Pr>
          <w:rFonts w:cs="Times New Roman"/>
          <w:i/>
          <w:color w:val="auto"/>
          <w:sz w:val="24"/>
          <w:szCs w:val="24"/>
        </w:rPr>
        <w:t>afraid</w:t>
      </w:r>
      <w:r>
        <w:rPr>
          <w:rFonts w:cs="Times New Roman"/>
          <w:color w:val="auto"/>
          <w:sz w:val="24"/>
          <w:szCs w:val="24"/>
        </w:rPr>
        <w:t xml:space="preserve">. Research on emotional gestures indicates that affective information influences attention and neural processing </w:t>
      </w:r>
      <w:r>
        <w:fldChar w:fldCharType="begin"/>
      </w:r>
      <w:r>
        <w:rPr>
          <w:rFonts w:cs="Times New Roman"/>
          <w:color w:val="auto"/>
          <w:sz w:val="24"/>
          <w:szCs w:val="24"/>
        </w:rPr>
        <w:instrText xml:space="preserve">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(Balconi et al., 2021; Flaisch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More broadly, interactions between the amygdala and hippocampal and cortical systems provide a basis for understanding how emotion can modulate memory </w:t>
      </w:r>
      <w:r>
        <w:fldChar w:fldCharType="begin"/>
      </w:r>
      <w:r>
        <w:rPr>
          <w:rFonts w:cs="Times New Roman"/>
          <w:color w:val="auto"/>
          <w:sz w:val="24"/>
          <w:szCs w:val="24"/>
        </w:rPr>
        <w:instrText xml:space="preserve">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(Paré &amp; Headley, 2023; Zheng et al., 2017)</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2.1.5 Gesture complexity fit</w:t>
      </w:r>
    </w:p>
    <w:p>
      <w:pPr>
        <w:pStyle w:val="Normal"/>
        <w:spacing w:lineRule="auto" w:line="360"/>
        <w:jc w:val="both"/>
        <w:rPr>
          <w:rFonts w:cs="Times New Roman"/>
          <w:color w:val="auto"/>
          <w:sz w:val="24"/>
          <w:szCs w:val="24"/>
        </w:rPr>
      </w:pPr>
      <w:r>
        <w:rPr>
          <w:rFonts w:cs="Times New Roman"/>
          <w:color w:val="auto"/>
          <w:sz w:val="24"/>
          <w:szCs w:val="24"/>
        </w:rPr>
        <w:t xml:space="preserve">Gesture complexity fit describes whether a gesture’s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Pr>
          <w:rFonts w:cs="Times New Roman"/>
          <w:i/>
          <w:color w:val="auto"/>
          <w:sz w:val="24"/>
          <w:szCs w:val="24"/>
        </w:rPr>
        <w:t>to go</w:t>
      </w:r>
      <w:r>
        <w:rPr>
          <w:rFonts w:cs="Times New Roman"/>
          <w:color w:val="auto"/>
          <w:sz w:val="24"/>
          <w:szCs w:val="24"/>
        </w:rPr>
        <w:t xml:space="preserve"> may be represented by walking in place or by moving two fingers to depict walking legs. Both gestures can represent the intended meaning while differing in motor demands. The theoretical rationale draws on cognitive load theory, particularly the dependence of processing demands on interacting task elements and learners’ prior knowledge </w:t>
      </w:r>
      <w:r>
        <w:fldChar w:fldCharType="begin"/>
      </w:r>
      <w:r>
        <w:rPr>
          <w:rFonts w:cs="Times New Roman"/>
          <w:color w:val="auto"/>
          <w:sz w:val="24"/>
          <w:szCs w:val="24"/>
        </w:rPr>
        <w:instrText xml:space="preserve">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(Chen et al., 2023; Paas &amp; Sweller, 2012; Sweller, 1988)</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fldChar w:fldCharType="begin"/>
      </w:r>
      <w:r>
        <w:rPr>
          <w:rFonts w:cs="Times New Roman"/>
          <w:color w:val="auto"/>
          <w:sz w:val="24"/>
          <w:szCs w:val="24"/>
        </w:rPr>
        <w:instrText xml:space="preserve">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(Cook et al., 2012; Goldin-Meadow et al., 2001; Post et al., 2013)</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High complexity fit consequently means that the movement’s demands are appropriate, not that the gesture is maximally simple.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2.1.6 Cultural familiarity</w:t>
      </w:r>
    </w:p>
    <w:p>
      <w:pPr>
        <w:pStyle w:val="Normal"/>
        <w:spacing w:lineRule="auto" w:line="360"/>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population’s sociocultural repertoire. Gesture meanings and conventions vary across communities, making familiarity dependent on experience rather than a universally fixed property of movement (Kita, 2009). Research has shown that culturally familiar gestures can influence speech perception and that observing culture-specific gestures can differentially engage the motor system (Billot-Vasquez et al., 2020; Molnar-Szakacs et al., 2007). These findings support the relevance of cultural experience to gesture processing without directly establishing its contribution to vocabulary retention. 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2.1.7 Enactment potential</w:t>
      </w:r>
    </w:p>
    <w:p>
      <w:pPr>
        <w:pStyle w:val="Normal"/>
        <w:spacing w:lineRule="auto" w:line="360"/>
        <w:jc w:val="both"/>
        <w:rPr>
          <w:rFonts w:cs="Times New Roman"/>
          <w:color w:val="auto"/>
          <w:sz w:val="24"/>
          <w:szCs w:val="24"/>
        </w:rPr>
      </w:pPr>
      <w:r>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fldChar w:fldCharType="begin"/>
      </w:r>
      <w:r>
        <w:rPr>
          <w:rFonts w:cs="Times New Roman"/>
          <w:color w:val="auto"/>
          <w:sz w:val="24"/>
          <w:szCs w:val="24"/>
        </w:rPr>
        <w:instrText xml:space="preserve">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(Bäckman &amp; Nilsson, 1985; Cohen, 1981; Engelkamp &amp; Zimmer, 1989)</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Accounts of this effect emphasize the integration of verbal, motor, and proprioceptive information, which may provide additional retrieval routes </w:t>
      </w:r>
      <w:r>
        <w:fldChar w:fldCharType="begin"/>
      </w:r>
      <w:r>
        <w:rPr>
          <w:rFonts w:cs="Times New Roman"/>
          <w:color w:val="auto"/>
          <w:sz w:val="24"/>
          <w:szCs w:val="24"/>
        </w:rPr>
        <w:instrText xml:space="preserve">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(Zimmer, 2001)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 systematic review and meta-analysis confirms substantial enactment benefits while documenting variation across tasks and comparison conditions </w:t>
      </w:r>
      <w:r>
        <w:fldChar w:fldCharType="begin"/>
      </w:r>
      <w:r>
        <w:rPr>
          <w:rFonts w:cs="Times New Roman"/>
          <w:color w:val="auto"/>
          <w:sz w:val="24"/>
          <w:szCs w:val="24"/>
        </w:rPr>
        <w:instrText xml:space="preserve">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(Roberts et al., 2022)</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movement’s complexity is appropriate for its instructional purpose. Their overlap and separate contributions remain empirical questions.</w:t>
      </w:r>
    </w:p>
    <w:p>
      <w:pPr>
        <w:pStyle w:val="Normal"/>
        <w:spacing w:lineRule="auto" w:line="36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2.2 Computational Approaches to Gesture Analysis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increasing availability of multimodal learning datasets has stimulated growing interest in computational gesture analysis. Historically, computational gesture recognition relied on computer vision techniques designed to detect bodily motion through handcrafted features, pose estimation algorithms, and motion-tracking systems (Cao et al., 2017). Pose estimation identifies body configurations rather than directly measuring the semantic or cognitive properties of gestures. These representations provide inputs for movement analysis; estimating gesture properties such as iconicity requires an additional link to the intended meaning.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recent developments in deep learning substantially expanded the scope of computational gesture analysis (Donahue et al., 2015; Bertasius et al., 2021). Convolutional Neural Networks (CNNs), Recurrent Neural Networks (RNNs),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(Zhang et al., 2023; Nishida et al., 2025).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Manual annotation of gesture properties requires human judgments, with practical implications for scalability, reproducibility, and inter-rater variability. The GMSM itself was originally conceived as a human-centered coding framework, requiring evaluators to estimate gesture properties dimension by dimension (Macedonia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(Conde et al., 2026; Martínez et al., 2024). These findings raise the possibility that multimodal models may likewise be able to estimate gesture-related mnemonic dimensions directly from video data.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pPr>
        <w:pStyle w:val="Normal"/>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2.3 Video-Language Models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(Zhang et al., 2023; Fu et al., 2025).</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Modern VLMs commonly combine visual encoders with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 (Radford et al., 2021; Zhang et al., 2023).</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(Zhang et al., 2023). Third, VLMs exhibit increasingly sophisticated zero-shot reasoning abilities, enabling them to generate responses or action labels without task-specific training examples (Unmesh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 Bavaresco et al. (2026) found alignment between VLM concept representations and human fMRI responses to words presented with pictures or sentences, with differences across model architectures. Human gesture interpretation relies on integrating visual motion, contextual knowledge, semantic expectations, and embodied simulation processes. Contemporary multimodal architectures likewise combine visual and linguistic information (Zhang et al., 2023), but the concept-processing result does not establish embodied simulation or gesture understanding. Their suitability for estimating gesture-related mnemonic covariates therefore requires direct comparison with human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 benchmarks focus predominantly on general-purpose tasks such as activity recognition, navigation, scene understanding, or conversational video reasoning (Fu et al., 2025). Very little work has examined whether these systems can reliably estimate theoretically grounded gesture dimensions relevant to vocabulary acquisition and research. In particular, it remains unclear whether VLM-generated ratings align with human judgments for constructs such as iconicity, sensorimotor imagery, or enactment potential.</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VLMs can generate accurate GMSM-aligned estimates directly from gesture videos and whether these estimates approximate human ratings closely enough to support large-scale multimodal annotation pipelines.</w:t>
      </w:r>
    </w:p>
    <w:p>
      <w:pPr>
        <w:pStyle w:val="Normal"/>
        <w:rPr>
          <w:color w:val="auto"/>
          <w:lang w:val="en-GB"/>
        </w:rPr>
      </w:pPr>
      <w:r>
        <w:rPr>
          <w:color w:val="auto"/>
          <w:lang w:val="en-GB"/>
        </w:rPr>
      </w:r>
    </w:p>
    <w:p>
      <w:pPr>
        <w:pStyle w:val="Normal"/>
        <w:keepNext w:val="true"/>
        <w:spacing w:lineRule="auto" w:line="360"/>
        <w:rPr>
          <w:rFonts w:cs="Times New Roman"/>
          <w:b/>
          <w:bCs/>
          <w:color w:val="auto"/>
          <w:sz w:val="24"/>
          <w:szCs w:val="24"/>
        </w:rPr>
      </w:pPr>
      <w:r>
        <w:rPr>
          <w:rFonts w:eastAsia="Times New Roman" w:cs="Times New Roman"/>
          <w:b/>
          <w:bCs/>
          <w:color w:val="auto"/>
          <w:sz w:val="24"/>
          <w:szCs w:val="24"/>
          <w:lang w:val="en-GB" w:eastAsia="es-ES"/>
        </w:rPr>
        <w:t xml:space="preserve">2.4 </w:t>
      </w:r>
      <w:r>
        <w:rPr>
          <w:rFonts w:cs="Times New Roman"/>
          <w:b/>
          <w:bCs/>
          <w:color w:val="auto"/>
          <w:sz w:val="24"/>
          <w:szCs w:val="24"/>
        </w:rPr>
        <w:t>Gesture profiles and their methodological interpretation</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seven dimensions are rated separately using five-point ordinal scales and dimension-specific criteria </w:t>
      </w:r>
      <w:r>
        <w:fldChar w:fldCharType="begin"/>
      </w:r>
      <w:r>
        <w:rPr>
          <w:rFonts w:cs="Times New Roman"/>
          <w:color w:val="auto"/>
          <w:sz w:val="24"/>
          <w:szCs w:val="24"/>
        </w:rPr>
        <w:instrText xml:space="preserve">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(Macedonia et al., 2026)</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fldChar w:fldCharType="begin"/>
      </w:r>
      <w:r>
        <w:rPr>
          <w:rFonts w:cs="Times New Roman"/>
          <w:color w:val="auto"/>
          <w:sz w:val="24"/>
          <w:szCs w:val="24"/>
        </w:rPr>
        <w:instrText xml:space="preserve">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(Nirme et al., 2024; Obermeier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w:t>
      </w:r>
    </w:p>
    <w:p>
      <w:pPr>
        <w:pStyle w:val="Normal"/>
        <w:spacing w:lineRule="auto" w:line="360"/>
        <w:ind w:firstLine="720"/>
        <w:jc w:val="both"/>
        <w:rPr>
          <w:rFonts w:cs="Times New Roman"/>
          <w:color w:val="auto"/>
          <w:sz w:val="24"/>
          <w:szCs w:val="24"/>
        </w:rPr>
      </w:pPr>
      <w:r>
        <w:rPr>
          <w:rFonts w:cs="Times New Roman"/>
          <w:color w:val="auto"/>
          <w:sz w:val="24"/>
          <w:szCs w:val="24"/>
        </w:rPr>
        <w:t>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automated and human ratings is a step toward that application, but does not itself establish the dimensions’ predictive validity.</w:t>
      </w:r>
    </w:p>
    <w:p>
      <w:pPr>
        <w:pStyle w:val="Normal"/>
        <w:spacing w:lineRule="auto" w:line="360"/>
        <w:ind w:firstLine="72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3. Research Questions and Hypotheses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3.1 Research Questions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study investigates whether contemporary Video-Language Models (VLMs) can function as accurate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human judgments.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specifically, the study addresses the following research questions: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RQ1: Can VLMs generate estimates corresponding to human ratings of GMSM dimensions from gesture videos?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This question examines whether VLMs are capable of producing ratings for gesture-related mnemonic dimensions such as iconicity, sensorimotor imagery, motional salience, emotional salience, gesture complexity fit, cultural familiarity, and enactment potential that correspond to human judgments. Correspondence is evaluated across model configurations; consistency across repeated inferences or prompt conditions was not tested.</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RQ2: Which gesture dimensions are most accurately predicted by VLMs?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RQ3: How closely do VLM-generated scores align with human ratings?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 central objective of the study is to evaluate the degree of agreement between model-generated ratings and human annotations. This question assesses the correspondence of VLM-based gesture estimation with human ratings by examining whether computational scores approximate human judgments sufficiently to support their use as automated research covariates.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RQ4: Do VLMs exhibit systematic disagreement patterns similar to those observed among human raters?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RQ5: Can VLM-generated gesture covariates support scalable multimodal research pipelines in vocabulary acquisition?</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3.2 Hypotheses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Based on prior research in embodied cognition, multimodal language processing, and recent advances in multimodal artificial intelligence, the following hypotheses are proposed. The cited work provides a rationale for these expectations; the specific GMSM rating relationships are examined here.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H1: VLM-generated ratings will positively correlate with human annotations across GMSM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Because contemporary VLMs can integrate visual and linguistic information (Zhang et al., 2023), and text-based psycholinguistic norming has shown correspondence with human judgments (Conde et al., 2026; Martínez et al., 2024), their estimates are expected to approximate human judgments for gesture-related mnemonic properties. Positive correlations are therefore anticipated between computational ratings and human-coded scores; their magnitude remains an empirical question.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 Evidence of visual-language associations (Radford et al., 2021) and gesture-type-dependent grounding difficulties (Nishida et al., 2025) motivates this comparison.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H3: Highly iconic and sensorimotor-rich gestures will produce lower inter-rater disagreement than abstract or weakly embodied gestures.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 This expectation extends accounts of form–meaning resemblance and gesture-supported semantic processing (Perniss et al., 2010; Macedonia et al., 2011) to agreement between raters.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H4: VLM disagreement patterns will partially mirror human disagreement patterns.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Items that produce high variability among human raters are also expected to generate greater disagreement between model ratings, particularly for gestures with low semantic transparency or multiple possible interpretations. This would suggest that some forms of disagreement reflect intrinsic ambiguity in the gesture stimuli rather than purely model-specific error. The grounding difficulties reported by Nishida et al. (2025) motivate examining this possibility.</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H5: VLM-generated gesture covariates will demonstrate sufficient reliability to support exploratory large-scale multimodal research applications.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 human annotation entirely, they are hypothesized to provide sufficiently robust estimates for use in large-scale corpus analysis, preliminary stimulus evaluation, and computational modeling of gesture-supported vocabulary learning. Psycholinguistic norming results support this proposed use (Conde et al., 2026; Martínez et al., 2024), while variation across evaluation tasks motivates validation for each intended property (Bavaresco et al., 2025).</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4. Methods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4.1 Video stimuli</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 xml:space="preserve">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w:t>
      </w:r>
      <w:commentRangeStart w:id="0"/>
      <w:r>
        <w:rPr>
          <w:rFonts w:eastAsia="Times New Roman" w:cs="Times New Roman"/>
          <w:b w:val="false"/>
          <w:bCs/>
          <w:i w:val="false"/>
          <w:color w:val="auto"/>
          <w:sz w:val="24"/>
          <w:szCs w:val="24"/>
          <w:lang w:val="en-GB" w:eastAsia="es-ES"/>
        </w:rPr>
        <w:t>obtained from the public</w:t>
      </w:r>
      <w:r>
        <w:rPr>
          <w:rFonts w:eastAsia="Times New Roman" w:cs="Times New Roman"/>
          <w:b w:val="false"/>
          <w:bCs/>
          <w:i w:val="false"/>
          <w:color w:val="auto"/>
          <w:sz w:val="24"/>
          <w:szCs w:val="24"/>
          <w:lang w:val="en-GB" w:eastAsia="es-ES"/>
        </w:rPr>
      </w:r>
      <w:commentRangeEnd w:id="0"/>
      <w:r>
        <w:commentReference w:id="0"/>
      </w:r>
      <w:r>
        <w:rPr>
          <w:rFonts w:eastAsia="Times New Roman" w:cs="Times New Roman"/>
          <w:b w:val="false"/>
          <w:bCs/>
          <w:i w:val="false"/>
          <w:color w:val="auto"/>
          <w:sz w:val="24"/>
          <w:szCs w:val="24"/>
          <w:lang w:val="en-GB" w:eastAsia="es-ES"/>
        </w:rPr>
        <w:t xml:space="preserve"> Gesture video corpus (Macedonia et al., 2021; https://doi.org/10.6084/m9.figshare.c.5296396.v1), associated with Macedonia et al. (2011) and Mayer et al. (2015). The 44-clip collection comprises original video stimuli from Macedonia, Müller, and Friederici (2011). Supplementary Material 1 gives the item mapping and source information.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 xml:space="preserve">A female performer demonstrated each gesture against a neutral background, from a fixed frontal camera position. The source collections differ in framing and video characteristics; </w:t>
      </w:r>
      <w:commentRangeStart w:id="1"/>
      <w:r>
        <w:rPr>
          <w:rFonts w:eastAsia="Times New Roman" w:cs="Times New Roman"/>
          <w:b w:val="false"/>
          <w:bCs/>
          <w:i w:val="false"/>
          <w:color w:val="auto"/>
          <w:sz w:val="24"/>
          <w:szCs w:val="24"/>
          <w:lang w:val="en-GB" w:eastAsia="es-ES"/>
        </w:rPr>
        <w:t>a uniform resolution, recording frame rate, or duration across the entire corpus was not established</w:t>
      </w:r>
      <w:r>
        <w:rPr>
          <w:rFonts w:eastAsia="Times New Roman" w:cs="Times New Roman"/>
          <w:b w:val="false"/>
          <w:bCs/>
          <w:i w:val="false"/>
          <w:color w:val="auto"/>
          <w:sz w:val="24"/>
          <w:szCs w:val="24"/>
          <w:lang w:val="en-GB" w:eastAsia="es-ES"/>
        </w:rPr>
      </w:r>
      <w:commentRangeEnd w:id="1"/>
      <w:r>
        <w:commentReference w:id="1"/>
      </w:r>
      <w:r>
        <w:rPr>
          <w:rFonts w:eastAsia="Times New Roman" w:cs="Times New Roman"/>
          <w:b w:val="false"/>
          <w:bCs/>
          <w:i w:val="false"/>
          <w:color w:val="auto"/>
          <w:sz w:val="24"/>
          <w:szCs w:val="24"/>
          <w:lang w:val="en-GB" w:eastAsia="es-ES"/>
        </w:rPr>
        <w:t>.</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pStyle w:val="Normal"/>
        <w:keepNext w:val="true"/>
        <w:rPr/>
      </w:pPr>
      <w:r>
        <w:rPr/>
        <w:drawing>
          <wp:inline distT="0" distB="0" distL="0" distR="0">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226435"/>
                    </a:xfrm>
                    <a:prstGeom prst="rect">
                      <a:avLst/>
                    </a:prstGeom>
                    <a:noFill/>
                  </pic:spPr>
                </pic:pic>
              </a:graphicData>
            </a:graphic>
          </wp:inline>
        </w:drawing>
      </w:r>
    </w:p>
    <w:p>
      <w:pPr>
        <w:pStyle w:val="Normal"/>
        <w:spacing w:before="0" w:after="160"/>
        <w:rPr/>
      </w:pPr>
      <w:r>
        <w:rPr>
          <w:sz w:val="20"/>
        </w:rPr>
        <w:t>Figure 1. Overview of the benchmark. The human survey included 148 pairings from 134 underlying clips; the model manifest contained one additional control without human ratings.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4.2 Lexical targets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referring primarily to manipulable objects, bodily actions, animals, and other perceptually grounded entities (e.g.,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 (Perniss et al., 2010; Vigliocco et al., 2014). 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4.3 Rating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 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gesture’s movement dynamics, while facial-expression emotional salience captured the affective information conveyed through the performer’s facial expression. Gesture complexity fit assessed the appropriateness of movement complexity relative to the target item, cultural familiarity evaluated the gesture's recognizability within a given cultural context, and enactment potential measured the ease with which the gesture could be reproduced by a learner.</w:t>
      </w:r>
    </w:p>
    <w:p>
      <w:pPr>
        <w:pStyle w:val="Normal"/>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4.4 Rating procedure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Each participant was assigned a fixed set of 20 videos to rate on all seven dimensions, presented in randomized order. Items were drawn from both the source collections such that every one of the 148 pairings received ratings from between 25 and 39 distinct participants overall, and from all four language cohorts.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The survey used a custom browser-based application with a Vercel-hosted collection service. Participants received informed-consent information and task instructions before rating. The English instructions asked them to use their immediate impression and stated that there were no right or wrong answers. Assignments preferentially sampled items with fewer completed ratings, without replacement, and the client filtered conflicting label versions. Participants could review and revise their responses.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 with the model prompt. The rating interface is shown in Figure 2.</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Assignments were completed in one of four language interfaces, German, English, Italian, or Japanese, corresponding to the participant’s selected survey language (Section 4.5). Median completion time per assignment was 13.41 minutes (interquartile range = 9.66–17.94), computed over the 230 analysis-ready assignments.</w:t>
      </w:r>
    </w:p>
    <w:p>
      <w:pPr>
        <w:pStyle w:val="Normal"/>
        <w:keepNext w:val="true"/>
        <w:rPr/>
      </w:pPr>
      <w:r>
        <w:rPr/>
        <w:drawing>
          <wp:inline distT="0" distB="0" distL="0" distR="0">
            <wp:extent cx="5943600" cy="447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4471670"/>
                    </a:xfrm>
                    <a:prstGeom prst="rect">
                      <a:avLst/>
                    </a:prstGeom>
                    <a:noFill/>
                  </pic:spPr>
                </pic:pic>
              </a:graphicData>
            </a:graphic>
          </wp:inline>
        </w:drawing>
      </w:r>
    </w:p>
    <w:p>
      <w:pPr>
        <w:pStyle w:val="Normal"/>
        <w:spacing w:before="0" w:after="160"/>
        <w:rPr/>
      </w:pPr>
      <w:r>
        <w:rPr>
          <w:sz w:val="20"/>
        </w:rPr>
        <w:t>Figure 2. Human rating interface. Participants viewed each gesture video alongside its target word and rated seven dimensions on five-point scales. The interface also provided an optional notes field and navigation between items.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4.5 Participants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Participants were recruited in Italy, Germany, Austria, the United Kingdom, and Japan.</w:t>
      </w:r>
      <w:del w:id="0" w:author="Unknown Author" w:date="2026-10-20T13:01:39Z">
        <w:r>
          <w:rPr>
            <w:rFonts w:eastAsia="Times New Roman" w:cs="Times New Roman"/>
            <w:bCs/>
            <w:color w:val="auto"/>
            <w:sz w:val="24"/>
            <w:szCs w:val="24"/>
            <w:lang w:val="en-GB" w:eastAsia="es-ES"/>
          </w:rPr>
          <w:delText xml:space="preserve"> </w:delText>
        </w:r>
      </w:del>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onetary compensation was provided. All participants were informed of the study procedures prior to participation and provided informed consent. The study protocol was approved by the JKU Ethics Committee (approval no. EC-82-2026).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Of 278 participants who began the survey, 230 (82.7%) completed an analysis-ready assignment and are described below and analyzed in Section 5; the remaining 48 comprised 25 with incomplete submitted responses, 21 without submitted responses, and two with uniform extreme runs.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final analysis sample comprised 230 participants aged 18–78 years (</w:t>
      </w:r>
      <w:r>
        <w:rPr>
          <w:rFonts w:eastAsia="Times New Roman" w:cs="Times New Roman"/>
          <w:bCs/>
          <w:i/>
          <w:iCs/>
          <w:color w:val="auto"/>
          <w:sz w:val="24"/>
          <w:szCs w:val="24"/>
          <w:lang w:val="en-GB" w:eastAsia="es-ES"/>
        </w:rPr>
        <w:t>M</w:t>
      </w:r>
      <w:r>
        <w:rPr>
          <w:rFonts w:eastAsia="Times New Roman" w:cs="Times New Roman"/>
          <w:bCs/>
          <w:color w:val="auto"/>
          <w:sz w:val="24"/>
          <w:szCs w:val="24"/>
          <w:lang w:val="en-GB" w:eastAsia="es-ES"/>
        </w:rPr>
        <w:t xml:space="preserve"> = 39.27, </w:t>
      </w:r>
      <w:r>
        <w:rPr>
          <w:rFonts w:eastAsia="Times New Roman" w:cs="Times New Roman"/>
          <w:bCs/>
          <w:i/>
          <w:iCs/>
          <w:color w:val="auto"/>
          <w:sz w:val="24"/>
          <w:szCs w:val="24"/>
          <w:lang w:val="en-GB" w:eastAsia="es-ES"/>
        </w:rPr>
        <w:t>SD</w:t>
      </w:r>
      <w:r>
        <w:rPr>
          <w:rFonts w:eastAsia="Times New Roman" w:cs="Times New Roman"/>
          <w:bCs/>
          <w:color w:val="auto"/>
          <w:sz w:val="24"/>
          <w:szCs w:val="24"/>
          <w:lang w:val="en-GB" w:eastAsia="es-ES"/>
        </w:rPr>
        <w:t xml:space="preserve"> = 13.13), of whom 123 identified as women (53.5%) and 107 as men (46.5%). The survey was completed in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67), Japan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the United Kingdom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and Austria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 Reported native languages were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comprising 69 responses coded as de-DE for Germany and four as de-AT for Austria),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and other languages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 respect to educational attainment, participants reported having completed a bachelor’s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secondary education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vocational training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a master’s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37), a doctoral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middle school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 or another qualification not captured by these categories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Handedness was predominantly right-handed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208), with smaller proportions reporting left-handedness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14) or ambidexterity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8). Self-reported familiarity with gesture-related cultural practices was rated as none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74), low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76), moderate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high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29). Country of residence was not recorded.</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4.6 Data quality and exclusion criteria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Pr>
          <w:rFonts w:eastAsia="Times New Roman" w:cs="Times New Roman"/>
          <w:bCs/>
          <w:i/>
          <w:iCs/>
          <w:color w:val="auto"/>
          <w:sz w:val="24"/>
          <w:szCs w:val="24"/>
          <w:lang w:val="en-GB" w:eastAsia="es-ES"/>
        </w:rPr>
        <w:t>uniform extreme run</w:t>
      </w:r>
      <w:r>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participant’s self-reported country of origin differed from their approximate connection-based country. As reported in Section 5,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pPr>
        <w:pStyle w:val="Heading1"/>
        <w:keepNext w:val="true"/>
        <w:rPr>
          <w:rFonts w:ascii="Times New Roman" w:hAnsi="Times New Roman" w:cs="Times New Roman"/>
          <w:color w:val="auto"/>
        </w:rPr>
      </w:pPr>
      <w:r>
        <w:rPr>
          <w:color w:val="auto"/>
          <w:sz w:val="24"/>
          <w:szCs w:val="24"/>
          <w:lang w:val="en-GB"/>
        </w:rPr>
        <w:br/>
      </w:r>
      <w:bookmarkStart w:id="0" w:name="human-results"/>
      <w:r>
        <w:rPr>
          <w:rFonts w:cs="Times New Roman" w:ascii="Times New Roman" w:hAnsi="Times New Roman"/>
          <w:color w:val="auto"/>
        </w:rPr>
        <w:t>5. Human Results</w:t>
      </w:r>
    </w:p>
    <w:p>
      <w:pPr>
        <w:pStyle w:val="Heading2"/>
        <w:keepNext w:val="true"/>
        <w:rPr>
          <w:rFonts w:ascii="Times New Roman" w:hAnsi="Times New Roman" w:cs="Times New Roman"/>
          <w:color w:val="auto"/>
        </w:rPr>
      </w:pPr>
      <w:bookmarkStart w:id="1" w:name="descriptive-ratings-and-reliability"/>
      <w:r>
        <w:rPr>
          <w:rFonts w:cs="Times New Roman" w:ascii="Times New Roman" w:hAnsi="Times New Roman"/>
          <w:color w:val="auto"/>
        </w:rPr>
        <w:t>5.1 Descriptive ratings and reliability</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Each of the 148 stimulus pairings received between 25 and 39 evaluations from distinct participants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31.08, </w:t>
      </w:r>
      <w:r>
        <w:rPr>
          <w:rFonts w:eastAsia="Cambria" w:cs="Times New Roman" w:eastAsiaTheme="minorHAnsi"/>
          <w:i/>
          <w:iCs/>
          <w:color w:val="auto"/>
          <w:sz w:val="24"/>
          <w:szCs w:val="24"/>
          <w:lang w:val="en-GB"/>
        </w:rPr>
        <w:t>SD</w:t>
      </w:r>
      <w:r>
        <w:rPr>
          <w:rFonts w:eastAsia="Cambria" w:cs="Times New Roman" w:eastAsiaTheme="minorHAnsi"/>
          <w:color w:val="auto"/>
          <w:sz w:val="24"/>
          <w:szCs w:val="24"/>
          <w:lang w:val="en-GB"/>
        </w:rPr>
        <w:t xml:space="preserve"> = 2.40, </w:t>
      </w:r>
      <w:r>
        <w:rPr>
          <w:rFonts w:eastAsia="Cambria" w:cs="Times New Roman" w:eastAsiaTheme="minorHAnsi"/>
          <w:i/>
          <w:iCs/>
          <w:color w:val="auto"/>
          <w:sz w:val="24"/>
          <w:szCs w:val="24"/>
          <w:lang w:val="en-GB"/>
        </w:rPr>
        <w:t>Mdn</w:t>
      </w:r>
      <w:r>
        <w:rPr>
          <w:rFonts w:eastAsia="Cambria" w:cs="Times New Roman" w:eastAsiaTheme="minorHAnsi"/>
          <w:color w:val="auto"/>
          <w:sz w:val="24"/>
          <w:szCs w:val="24"/>
          <w:lang w:val="en-GB"/>
        </w:rPr>
        <w:t xml:space="preserve"> = 31), with responses represented across all four survey languages. The two source collections contributed 3,249 and 1,351 evaluations, respectively, yielding a total of 4,600 analysis-ready ratings per dimension. Aggregate item-level data and rating instructions are provided in Supplementary Material 2; participant-level data remain in the controlled human workbook.</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Pooled means and dispersion statistics for the seven rating dimensions are reported in Table 1. Enactment potential yielded the highest pooled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4.01), with 72.7% of ratings falling at 4 or 5 (39.5% at 5), while facial-expression emotional salience yielded the lowest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2.14), with 66.4% of ratings at 1 or 2. The remaining dimensions fell between these extremes, with means ranging from 2.65 (cultural familiarity) to 3.03 (motional salience).</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keepNext w:val="true"/>
        <w:rPr>
          <w:rFonts w:cs="Times New Roman"/>
          <w:color w:val="auto"/>
        </w:rPr>
      </w:pPr>
      <w:r>
        <w:rPr>
          <w:rFonts w:cs="Times New Roman"/>
          <w:b/>
          <w:bCs/>
          <w:color w:val="auto"/>
        </w:rPr>
        <w:t>Table 1 Pooled ratings and interrater agreement</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111"/>
        <w:gridCol w:w="713"/>
        <w:gridCol w:w="715"/>
        <w:gridCol w:w="2321"/>
        <w:gridCol w:w="1453"/>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111"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rPr>
            </w:pPr>
            <w:r>
              <w:rPr>
                <w:rFonts w:cs="Times New Roman" w:ascii="Times New Roman" w:hAnsi="Times New Roman"/>
                <w:b/>
                <w:bCs/>
                <w:kern w:val="0"/>
                <w:lang w:val="es-ES" w:eastAsia="es-ES" w:bidi="ar-SA"/>
              </w:rPr>
              <w:t>Dimension</w:t>
            </w:r>
          </w:p>
        </w:tc>
        <w:tc>
          <w:tcPr>
            <w:tcW w:w="71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rPr>
            </w:pPr>
            <w:r>
              <w:rPr>
                <w:rFonts w:cs="Times New Roman" w:ascii="Times New Roman" w:hAnsi="Times New Roman"/>
                <w:b/>
                <w:bCs/>
                <w:kern w:val="0"/>
                <w:lang w:val="es-ES" w:eastAsia="es-ES" w:bidi="ar-SA"/>
              </w:rPr>
              <w:t>M</w:t>
            </w:r>
          </w:p>
        </w:tc>
        <w:tc>
          <w:tcPr>
            <w:tcW w:w="715"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rPr>
            </w:pPr>
            <w:r>
              <w:rPr>
                <w:rFonts w:cs="Times New Roman" w:ascii="Times New Roman" w:hAnsi="Times New Roman"/>
                <w:b/>
                <w:bCs/>
                <w:kern w:val="0"/>
                <w:lang w:val="es-ES" w:eastAsia="es-ES" w:bidi="ar-SA"/>
              </w:rPr>
              <w:t>SD</w:t>
            </w:r>
          </w:p>
        </w:tc>
        <w:tc>
          <w:tcPr>
            <w:tcW w:w="232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rPr>
            </w:pPr>
            <w:r>
              <w:rPr>
                <w:rFonts w:cs="Times New Roman" w:ascii="Times New Roman" w:hAnsi="Times New Roman"/>
                <w:b/>
                <w:bCs/>
                <w:kern w:val="0"/>
                <w:lang w:val="es-ES" w:eastAsia="es-ES" w:bidi="ar-SA"/>
              </w:rPr>
              <w:t>Median [Q1, Q3]</w:t>
            </w:r>
          </w:p>
        </w:tc>
        <w:tc>
          <w:tcPr>
            <w:tcW w:w="145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rPr>
            </w:pPr>
            <w:r>
              <w:rPr>
                <w:rFonts w:cs="Times New Roman" w:ascii="Times New Roman" w:hAnsi="Times New Roman"/>
                <w:b/>
                <w:bCs/>
                <w:kern w:val="0"/>
                <w:lang w:val="es-ES" w:eastAsia="es-ES" w:bidi="ar-SA"/>
              </w:rPr>
              <w:t>Ordinal α</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1.37</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 [2, 4]</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.454</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3.00</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1.36</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 [2, 4]</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.368</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 [2, 4]</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1.07</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[1, 3]</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.185</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1.22</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 [2, 4]</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4111"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71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1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w:t>
            </w:r>
          </w:p>
        </w:tc>
        <w:tc>
          <w:tcPr>
            <w:tcW w:w="23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 [1, 4]</w:t>
            </w:r>
          </w:p>
        </w:tc>
        <w:tc>
          <w:tcPr>
            <w:tcW w:w="145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.384</w:t>
            </w:r>
          </w:p>
        </w:tc>
      </w:tr>
      <w:tr>
        <w:trPr>
          <w:cantSplit/>
        </w:trPr>
        <w:tc>
          <w:tcPr>
            <w:tcW w:w="4111"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71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15"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232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 [3, 5]</w:t>
            </w:r>
          </w:p>
        </w:tc>
        <w:tc>
          <w:tcPr>
            <w:tcW w:w="145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w:t>
            </w:r>
          </w:p>
        </w:tc>
      </w:tr>
    </w:tbl>
    <w:p>
      <w:pPr>
        <w:pStyle w:val="BodyText"/>
        <w:rPr>
          <w:rFonts w:cs="Times New Roman"/>
          <w:color w:val="auto"/>
        </w:rPr>
      </w:pPr>
      <w:r>
        <w:rPr>
          <w:rFonts w:cs="Times New Roman"/>
          <w:color w:val="auto"/>
          <w:sz w:val="20"/>
          <w:szCs w:val="20"/>
        </w:rPr>
        <w:t>Note. N = 4,600 evaluations per dimension. SD describes dispersion of individual ratings. Ordinal α is Krippendorff’s alpha</w:t>
      </w:r>
      <w:r>
        <w:rPr>
          <w:rFonts w:cs="Times New Roman"/>
          <w:color w:val="auto"/>
        </w:rPr>
        <w:t>.</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raters. Ordinal Krippendorff’s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.384),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 The reliability of the item means themselves—one minus the ratio of the mean squared standard error to the variance of item means across the 134 standard pairings—was .95 (iconicity), .94 (sensorimotor imagery), .86 (motional salience), .88 (facial expression), .93 (complexity fit), .95 (cultural familiarity), and .75 (enactment potential); random split-half estimates with Spearman–Brown correction gave the same values. With about 31 raters per item, the aggregated means that serve as the benchmark reference are therefore considerably more reliable than single ratings, implying ceilings of .87 to .97 on model–human correlations.</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Pr>
          <w:rFonts w:cs="Times New Roman"/>
          <w:color w:val="auto"/>
          <w:sz w:val="24"/>
          <w:szCs w:val="24"/>
          <w:lang w:val="de-AT"/>
        </w:rPr>
        <w:t>ρ</w:t>
      </w:r>
      <w:r>
        <w:rPr>
          <w:rFonts w:cs="Times New Roman"/>
          <w:color w:val="auto"/>
          <w:sz w:val="24"/>
          <w:szCs w:val="24"/>
          <w:lang w:val="en-GB"/>
        </w:rPr>
        <w:t xml:space="preserve"> = .983), indicating that the reported means and their associations were robust to this additional, more conservative exclusion criterion.</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Pr>
          <w:rFonts w:cs="Times New Roman"/>
          <w:i/>
          <w:iCs/>
          <w:color w:val="auto"/>
          <w:sz w:val="24"/>
          <w:szCs w:val="24"/>
          <w:lang w:val="en-GB"/>
        </w:rPr>
        <w:t>SD</w:t>
      </w:r>
      <w:r>
        <w:rPr>
          <w:rFonts w:cs="Times New Roman"/>
          <w:color w:val="auto"/>
          <w:sz w:val="24"/>
          <w:szCs w:val="24"/>
          <w:lang w:val="en-GB"/>
        </w:rPr>
        <w:t xml:space="preserve"> (0.94), whereas enactment potential showed the narrowest range (3.07–4.70) and the smallest between-video </w:t>
      </w:r>
      <w:r>
        <w:rPr>
          <w:rFonts w:cs="Times New Roman"/>
          <w:i/>
          <w:iCs/>
          <w:color w:val="auto"/>
          <w:sz w:val="24"/>
          <w:szCs w:val="24"/>
          <w:lang w:val="en-GB"/>
        </w:rPr>
        <w:t>SD</w:t>
      </w:r>
      <w:r>
        <w:rPr>
          <w:rFonts w:cs="Times New Roman"/>
          <w:color w:val="auto"/>
          <w:sz w:val="24"/>
          <w:szCs w:val="24"/>
          <w:lang w:val="en-GB"/>
        </w:rPr>
        <w:t xml:space="preserve"> (0.35).</w:t>
      </w:r>
    </w:p>
    <w:p>
      <w:pPr>
        <w:pStyle w:val="BodyText"/>
        <w:keepNext w:val="true"/>
        <w:rPr>
          <w:rFonts w:cs="Times New Roman"/>
          <w:color w:val="auto"/>
        </w:rPr>
      </w:pPr>
      <w:r>
        <w:rPr>
          <w:rFonts w:cs="Times New Roman"/>
          <w:color w:val="auto"/>
        </w:rPr>
        <w:br/>
      </w:r>
      <w:r>
        <w:rPr>
          <w:rFonts w:cs="Times New Roman"/>
          <w:b/>
          <w:bCs/>
          <w:color w:val="auto"/>
        </w:rPr>
        <w:t>Table 2 Distribution of video-level means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498"/>
        <w:gridCol w:w="979"/>
        <w:gridCol w:w="782"/>
        <w:gridCol w:w="1503"/>
        <w:gridCol w:w="155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98"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979"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Mean</w:t>
            </w:r>
          </w:p>
        </w:tc>
        <w:tc>
          <w:tcPr>
            <w:tcW w:w="782"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SD</w:t>
            </w:r>
          </w:p>
        </w:tc>
        <w:tc>
          <w:tcPr>
            <w:tcW w:w="150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Minimum</w:t>
            </w:r>
          </w:p>
        </w:tc>
        <w:tc>
          <w:tcPr>
            <w:tcW w:w="155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Maximum</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3.01</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1.13</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4.67</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1.97</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0.51</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4.00</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1.24</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4.73</w:t>
            </w:r>
          </w:p>
        </w:tc>
      </w:tr>
      <w:tr>
        <w:trPr>
          <w:cantSplit/>
        </w:trPr>
        <w:tc>
          <w:tcPr>
            <w:tcW w:w="4498"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979"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82"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0.35</w:t>
            </w:r>
          </w:p>
        </w:tc>
        <w:tc>
          <w:tcPr>
            <w:tcW w:w="150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55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4.70</w:t>
            </w:r>
          </w:p>
        </w:tc>
      </w:tr>
    </w:tbl>
    <w:p>
      <w:pPr>
        <w:pStyle w:val="BodyText"/>
        <w:rPr>
          <w:rFonts w:cs="Times New Roman"/>
          <w:color w:val="auto"/>
          <w:sz w:val="20"/>
          <w:szCs w:val="20"/>
        </w:rPr>
      </w:pPr>
      <w:r>
        <w:rPr>
          <w:rFonts w:cs="Times New Roman"/>
          <w:color w:val="auto"/>
          <w:sz w:val="20"/>
          <w:szCs w:val="20"/>
        </w:rPr>
        <w:t>Note. Each of 148 pairings contributes one mean per dimension. SD describes differences between video means.</w:t>
      </w:r>
    </w:p>
    <w:p>
      <w:pPr>
        <w:pStyle w:val="BodyText"/>
        <w:spacing w:lineRule="auto" w:line="360"/>
        <w:ind w:firstLine="720"/>
        <w:jc w:val="both"/>
        <w:rPr>
          <w:rFonts w:cs="Times New Roman"/>
          <w:color w:val="auto"/>
          <w:sz w:val="24"/>
          <w:szCs w:val="24"/>
        </w:rPr>
      </w:pPr>
      <w:r>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pPr>
        <w:pStyle w:val="BodyText"/>
        <w:spacing w:lineRule="auto" w:line="360"/>
        <w:ind w:firstLine="720"/>
        <w:jc w:val="both"/>
        <w:rPr>
          <w:rFonts w:cs="Times New Roman"/>
          <w:color w:val="auto"/>
          <w:sz w:val="24"/>
          <w:szCs w:val="24"/>
        </w:rPr>
      </w:pPr>
      <w:r>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pPr>
        <w:pStyle w:val="BodyText"/>
        <w:spacing w:lineRule="auto" w:line="360"/>
        <w:ind w:firstLine="720"/>
        <w:jc w:val="both"/>
        <w:rPr>
          <w:rFonts w:cs="Times New Roman"/>
          <w:color w:val="auto"/>
          <w:sz w:val="24"/>
          <w:szCs w:val="24"/>
        </w:rPr>
      </w:pPr>
      <w:r>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pPr>
        <w:pStyle w:val="Heading2"/>
        <w:keepNext w:val="true"/>
        <w:spacing w:lineRule="auto" w:line="360"/>
        <w:jc w:val="both"/>
        <w:rPr>
          <w:rFonts w:ascii="Times New Roman" w:hAnsi="Times New Roman" w:cs="Times New Roman"/>
          <w:color w:val="auto"/>
          <w:szCs w:val="24"/>
        </w:rPr>
      </w:pPr>
      <w:bookmarkStart w:id="2" w:name="language-cohort-differences"/>
      <w:bookmarkEnd w:id="1"/>
      <w:r>
        <w:rPr>
          <w:rFonts w:cs="Times New Roman" w:ascii="Times New Roman" w:hAnsi="Times New Roman"/>
          <w:color w:val="auto"/>
          <w:szCs w:val="24"/>
        </w:rPr>
        <w:t>5.2 Language-cohort differences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an ordinary least squares regression model was fitted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Both analyses converged: cohort differences remained significant for every dimension after conditioning on video identity (residual Kruskal-Wallis, all </w:t>
      </w:r>
      <w:r>
        <w:rPr>
          <w:rFonts w:cs="Times New Roman"/>
          <w:i/>
          <w:iCs/>
          <w:color w:val="auto"/>
          <w:sz w:val="24"/>
          <w:szCs w:val="24"/>
        </w:rPr>
        <w:t>p</w:t>
      </w:r>
      <w:r>
        <w:rPr>
          <w:rFonts w:cs="Times New Roman"/>
          <w:color w:val="auto"/>
          <w:sz w:val="24"/>
          <w:szCs w:val="24"/>
        </w:rPr>
        <w: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t>
      </w:r>
      <w:r>
        <w:rPr>
          <w:rFonts w:cs="Times New Roman"/>
          <w:i/>
          <w:iCs/>
          <w:color w:val="auto"/>
          <w:sz w:val="24"/>
          <w:szCs w:val="24"/>
        </w:rPr>
        <w:t>b</w:t>
      </w:r>
      <w:r>
        <w:rPr>
          <w:rFonts w:cs="Times New Roman"/>
          <w:color w:val="auto"/>
          <w:sz w:val="24"/>
          <w:szCs w:val="24"/>
        </w:rPr>
        <w:t xml:space="preserve"> = –0.20 to –0.41, all </w:t>
      </w:r>
      <w:r>
        <w:rPr>
          <w:rFonts w:cs="Times New Roman"/>
          <w:i/>
          <w:iCs/>
          <w:color w:val="auto"/>
          <w:sz w:val="24"/>
          <w:szCs w:val="24"/>
        </w:rPr>
        <w:t>p</w:t>
      </w:r>
      <w:r>
        <w:rPr>
          <w:rFonts w:cs="Times New Roman"/>
          <w:color w:val="auto"/>
          <w:sz w:val="24"/>
          <w:szCs w:val="24"/>
        </w:rPr>
        <w:t xml:space="preserve"> &lt; .05). The Japanese-language cohort rated cultural familiarity, enactment potential, and gesture complexity fit lower than the German-language cohort (</w:t>
      </w:r>
      <w:r>
        <w:rPr>
          <w:rFonts w:cs="Times New Roman"/>
          <w:i/>
          <w:iCs/>
          <w:color w:val="auto"/>
          <w:sz w:val="24"/>
          <w:szCs w:val="24"/>
        </w:rPr>
        <w:t>b</w:t>
      </w:r>
      <w:r>
        <w:rPr>
          <w:rFonts w:cs="Times New Roman"/>
          <w:color w:val="auto"/>
          <w:sz w:val="24"/>
          <w:szCs w:val="24"/>
        </w:rPr>
        <w:t xml:space="preserve"> = –0.20 to –0.31, all </w:t>
      </w:r>
      <w:r>
        <w:rPr>
          <w:rFonts w:cs="Times New Roman"/>
          <w:i/>
          <w:iCs/>
          <w:color w:val="auto"/>
          <w:sz w:val="24"/>
          <w:szCs w:val="24"/>
        </w:rPr>
        <w:t>p</w:t>
      </w:r>
      <w:r>
        <w:rPr>
          <w:rFonts w:cs="Times New Roman"/>
          <w:color w:val="auto"/>
          <w:sz w:val="24"/>
          <w:szCs w:val="24"/>
        </w:rPr>
        <w:t xml:space="preserve"> &lt; .05). The Italian-language cohort rated sensorimotor imagery higher than the German-language cohort (</w:t>
      </w:r>
      <w:r>
        <w:rPr>
          <w:rFonts w:cs="Times New Roman"/>
          <w:i/>
          <w:iCs/>
          <w:color w:val="auto"/>
          <w:sz w:val="24"/>
          <w:szCs w:val="24"/>
        </w:rPr>
        <w:t>b</w:t>
      </w:r>
      <w:r>
        <w:rPr>
          <w:rFonts w:cs="Times New Roman"/>
          <w:color w:val="auto"/>
          <w:sz w:val="24"/>
          <w:szCs w:val="24"/>
        </w:rPr>
        <w:t xml:space="preserve"> = 0.24, </w:t>
      </w:r>
      <w:r>
        <w:rPr>
          <w:rFonts w:cs="Times New Roman"/>
          <w:i/>
          <w:iCs/>
          <w:color w:val="auto"/>
          <w:sz w:val="24"/>
          <w:szCs w:val="24"/>
        </w:rPr>
        <w:t>p</w:t>
      </w:r>
      <w:r>
        <w:rPr>
          <w:rFonts w:cs="Times New Roman"/>
          <w:color w:val="auto"/>
          <w:sz w:val="24"/>
          <w:szCs w:val="24"/>
        </w:rPr>
        <w:t xml:space="preserve"> = .016). No other cohort contrasts reached significance.</w:t>
      </w:r>
    </w:p>
    <w:p>
      <w:pPr>
        <w:pStyle w:val="BodyText"/>
        <w:keepNext w:val="true"/>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5470"/>
        <w:gridCol w:w="1575"/>
        <w:gridCol w:w="1121"/>
        <w:gridCol w:w="1147"/>
      </w:tblGrid>
      <w:tr>
        <w:trPr>
          <w:tblHeader w:val="true"/>
          <w:cantSplit/>
          <w:cnfStyle w:val="100000000000" w:firstRow="1" w:lastRow="0" w:firstColumn="0" w:lastColumn="0" w:oddVBand="0" w:evenVBand="0" w:oddHBand="0" w:evenHBand="0" w:firstRowFirstColumn="0" w:firstRowLastColumn="0" w:lastRowFirstColumn="0" w:lastRowLastColumn="0"/>
        </w:trPr>
        <w:tc>
          <w:tcPr>
            <w:tcW w:w="5470"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575"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Cohort</w:t>
            </w:r>
          </w:p>
        </w:tc>
        <w:tc>
          <w:tcPr>
            <w:tcW w:w="112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i/>
                <w:iCs/>
                <w:kern w:val="0"/>
                <w:sz w:val="22"/>
                <w:szCs w:val="22"/>
                <w:lang w:val="es-ES" w:eastAsia="es-ES" w:bidi="ar-SA"/>
              </w:rPr>
              <w:t>b</w:t>
            </w:r>
          </w:p>
        </w:tc>
        <w:tc>
          <w:tcPr>
            <w:tcW w:w="1147"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i/>
                <w:iCs/>
                <w:kern w:val="0"/>
                <w:sz w:val="22"/>
                <w:szCs w:val="22"/>
                <w:lang w:val="es-ES" w:eastAsia="es-ES" w:bidi="ar-SA"/>
              </w:rPr>
              <w:t>p</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English</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0.20</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Italian</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0.24</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.016</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English</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0.24</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.007</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English</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0.41</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&lt;.001</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Gesture complexity fit</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Japanese</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0.20</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.007</w:t>
            </w:r>
          </w:p>
        </w:tc>
      </w:tr>
      <w:tr>
        <w:trPr>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Japanese</w:t>
            </w:r>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0.31</w:t>
            </w:r>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&lt;.001</w:t>
            </w:r>
          </w:p>
        </w:tc>
      </w:tr>
      <w:tr>
        <w:trPr>
          <w:cantSplit/>
        </w:trPr>
        <w:tc>
          <w:tcPr>
            <w:tcW w:w="5470"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575"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Japanese</w:t>
            </w:r>
          </w:p>
        </w:tc>
        <w:tc>
          <w:tcPr>
            <w:tcW w:w="112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0.28</w:t>
            </w:r>
          </w:p>
        </w:tc>
        <w:tc>
          <w:tcPr>
            <w:tcW w:w="1147"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.022</w:t>
            </w:r>
          </w:p>
        </w:tc>
      </w:tr>
    </w:tbl>
    <w:p>
      <w:pPr>
        <w:pStyle w:val="BodyText"/>
        <w:rPr>
          <w:rFonts w:cs="Times New Roman"/>
          <w:color w:val="auto"/>
          <w:sz w:val="20"/>
          <w:szCs w:val="20"/>
        </w:rPr>
      </w:pPr>
      <w:r>
        <w:rPr>
          <w:rFonts w:cs="Times New Roman"/>
          <w:i/>
          <w:iCs/>
          <w:color w:val="auto"/>
          <w:sz w:val="20"/>
          <w:szCs w:val="20"/>
        </w:rPr>
        <w:br/>
        <w:t>Note.</w:t>
      </w:r>
      <w:r>
        <w:rPr>
          <w:rFonts w:cs="Times New Roman"/>
          <w:color w:val="auto"/>
          <w:sz w:val="20"/>
          <w:szCs w:val="20"/>
        </w:rPr>
        <w:t xml:space="preserve"> Coefficients are from ordinary least squares regressions of each rating on cohort (dummy-coded, German as reference) and a fixed effect for video, with standard errors clustered by participant. </w:t>
      </w:r>
      <w:commentRangeStart w:id="2"/>
      <w:r>
        <w:rPr>
          <w:rFonts w:cs="Times New Roman"/>
          <w:color w:val="auto"/>
          <w:sz w:val="20"/>
          <w:szCs w:val="20"/>
        </w:rPr>
        <w:t>Only cohort contrasts significant</w:t>
      </w:r>
      <w:r>
        <w:rPr>
          <w:rFonts w:cs="Times New Roman"/>
          <w:color w:val="auto"/>
          <w:sz w:val="20"/>
          <w:szCs w:val="20"/>
        </w:rPr>
      </w:r>
      <w:commentRangeEnd w:id="2"/>
      <w:r>
        <w:commentReference w:id="2"/>
      </w:r>
      <w:r>
        <w:rPr>
          <w:rFonts w:cs="Times New Roman"/>
          <w:color w:val="auto"/>
          <w:sz w:val="20"/>
          <w:szCs w:val="20"/>
        </w:rPr>
        <w:t xml:space="preserve"> at </w:t>
      </w:r>
      <w:r>
        <w:rPr>
          <w:rFonts w:cs="Times New Roman"/>
          <w:i/>
          <w:iCs/>
          <w:color w:val="auto"/>
          <w:sz w:val="20"/>
          <w:szCs w:val="20"/>
        </w:rPr>
        <w:t>p</w:t>
      </w:r>
      <w:r>
        <w:rPr>
          <w:rFonts w:cs="Times New Roman"/>
          <w:color w:val="auto"/>
          <w:sz w:val="20"/>
          <w:szCs w:val="20"/>
        </w:rPr>
        <w:t xml:space="preserve"> &lt; .05 are shown; the full model included all four cohorts and all 148 video fixed effects.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 values shown are unadjusted for multiple comparisons; the cohort contrasts are exploratory.</w:t>
      </w:r>
    </w:p>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rPr>
      </w:pPr>
      <w:r>
        <w:rPr>
          <w:rFonts w:cs="Times New Roman"/>
          <w:color w:val="auto"/>
        </w:rPr>
        <w: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t>
        <w:br/>
      </w:r>
    </w:p>
    <w:p>
      <w:pPr>
        <w:pStyle w:val="Heading1"/>
        <w:keepNext w:val="true"/>
        <w:spacing w:lineRule="auto" w:line="360"/>
        <w:jc w:val="both"/>
        <w:rPr>
          <w:rFonts w:ascii="Times New Roman" w:hAnsi="Times New Roman" w:cs="Times New Roman"/>
          <w:color w:val="auto"/>
        </w:rPr>
      </w:pPr>
      <w:bookmarkStart w:id="3" w:name="video-language-models"/>
      <w:bookmarkEnd w:id="0"/>
      <w:bookmarkEnd w:id="2"/>
      <w:r>
        <w:rPr>
          <w:rFonts w:cs="Times New Roman" w:ascii="Times New Roman" w:hAnsi="Times New Roman"/>
          <w:color w:val="auto"/>
        </w:rPr>
        <w:t>6. Video-Language Models</w:t>
      </w:r>
    </w:p>
    <w:p>
      <w:pPr>
        <w:pStyle w:val="FirstParagraph"/>
        <w:spacing w:lineRule="auto" w:line="360"/>
        <w:ind w:firstLine="720"/>
        <w:jc w:val="both"/>
        <w:rPr>
          <w:rFonts w:ascii="Times New Roman" w:hAnsi="Times New Roman" w:cs="Times New Roman"/>
        </w:rPr>
      </w:pPr>
      <w:commentRangeStart w:id="3"/>
      <w:r>
        <w:rPr>
          <w:rFonts w:cs="Times New Roman" w:ascii="Times New Roman" w:hAnsi="Times New Roman"/>
        </w:rPr>
        <w:t>We evaluated twelve distinct model and input conditions</w:t>
      </w:r>
      <w:r>
        <w:rPr>
          <w:rFonts w:cs="Times New Roman" w:ascii="Times New Roman" w:hAnsi="Times New Roman"/>
        </w:rPr>
      </w:r>
      <w:commentRangeEnd w:id="3"/>
      <w:r>
        <w:commentReference w:id="3"/>
      </w:r>
      <w:r>
        <w:rPr>
          <w:rFonts w:cs="Times New Roman" w:ascii="Times New Roman" w:hAnsi="Times New Roman"/>
        </w:rPr>
        <w:t xml:space="preserve">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w:t>
      </w:r>
    </w:p>
    <w:p>
      <w:pPr>
        <w:pStyle w:val="BodyText"/>
        <w:spacing w:lineRule="auto" w:line="360"/>
        <w:ind w:firstLine="720"/>
        <w:jc w:val="both"/>
        <w:rPr>
          <w:rFonts w:cs="Times New Roman"/>
          <w:color w:val="auto"/>
          <w:sz w:val="24"/>
          <w:szCs w:val="24"/>
        </w:rPr>
      </w:pPr>
      <w:r>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twelve-configuration benchmark, and its validity depends on the frames, resolution, prompt, and settings being matched across the two conditions.</w:t>
      </w:r>
    </w:p>
    <w:p>
      <w:pPr>
        <w:pStyle w:val="Heading2"/>
        <w:keepNext w:val="true"/>
        <w:spacing w:lineRule="auto" w:line="360"/>
        <w:jc w:val="both"/>
        <w:rPr>
          <w:rFonts w:ascii="Times New Roman" w:hAnsi="Times New Roman" w:cs="Times New Roman"/>
          <w:color w:val="auto"/>
        </w:rPr>
      </w:pPr>
      <w:bookmarkStart w:id="4" w:name="prompting-and-response-format"/>
      <w:r>
        <w:rPr>
          <w:rFonts w:cs="Times New Roman" w:ascii="Times New Roman" w:hAnsi="Times New Roman"/>
          <w:color w:val="auto"/>
        </w:rPr>
        <w:t>6.1 Prompting and response format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Models were given the target word, the rating instructions, and the video itself.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pPr>
        <w:pStyle w:val="BodyText"/>
        <w:spacing w:lineRule="auto" w:line="276"/>
        <w:jc w:val="both"/>
        <w:rPr>
          <w:rFonts w:cs="Times New Roman"/>
          <w:color w:val="auto"/>
          <w:sz w:val="24"/>
          <w:szCs w:val="24"/>
        </w:rPr>
      </w:pPr>
      <w:r>
        <w:rPr>
          <w:rFonts w:cs="Times New Roman"/>
          <w:color w:val="auto"/>
          <w:sz w:val="24"/>
          <w:szCs w:val="24"/>
        </w:rPr>
        <w:t>“</w:t>
      </w:r>
      <w:r>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p>
    <w:p>
      <w:pPr>
        <w:pStyle w:val="BodyText"/>
        <w:spacing w:lineRule="auto" w:line="360"/>
        <w:jc w:val="both"/>
        <w:rPr>
          <w:rFonts w:cs="Times New Roman"/>
          <w:color w:val="auto"/>
          <w:sz w:val="24"/>
          <w:szCs w:val="24"/>
        </w:rPr>
      </w:pPr>
      <w:r>
        <w:rPr>
          <w:rFonts w:cs="Times New Roman"/>
          <w:color w:val="auto"/>
          <w:sz w:val="24"/>
          <w:szCs w:val="24"/>
        </w:rPr>
        <w:br/>
        <w:t xml:space="preserve">Models responded in a structured format containing a description of what was visible, a 1–5 rating on each dimension, a short justification per dimension, and a </w:t>
      </w:r>
      <w:commentRangeStart w:id="4"/>
      <w:r>
        <w:rPr>
          <w:rFonts w:cs="Times New Roman"/>
          <w:color w:val="auto"/>
          <w:sz w:val="24"/>
          <w:szCs w:val="24"/>
        </w:rPr>
        <w:t>self-reported confidence check</w:t>
      </w:r>
      <w:r>
        <w:rPr>
          <w:rFonts w:cs="Times New Roman"/>
          <w:color w:val="auto"/>
          <w:sz w:val="24"/>
          <w:szCs w:val="24"/>
        </w:rPr>
      </w:r>
      <w:commentRangeEnd w:id="4"/>
      <w:r>
        <w:commentReference w:id="4"/>
      </w:r>
      <w:r>
        <w:rPr>
          <w:rFonts w:cs="Times New Roman"/>
          <w:color w:val="auto"/>
          <w:sz w:val="24"/>
          <w:szCs w:val="24"/>
        </w:rPr>
        <w:t>. Asking for descriptions and justifications made the output easier to inspect afterward, but it did not by itself confirm that those descriptions were accurate or that the ratings were measuring what they claimed to measure. Three differences from the human task should be noted. Human raters did not receive the grounding instruction above; the cultural-familiarity question asked humans about familiarity “in your country” but asked models about familiarity “in your cultural context,” which specifies no reference population for a model; and models received target words in English, whereas human raters saw them in their survey language.</w:t>
      </w:r>
    </w:p>
    <w:p>
      <w:pPr>
        <w:pStyle w:val="Heading2"/>
        <w:keepNext w:val="true"/>
        <w:spacing w:lineRule="auto" w:line="360"/>
        <w:jc w:val="both"/>
        <w:rPr>
          <w:rFonts w:ascii="Times New Roman" w:hAnsi="Times New Roman" w:cs="Times New Roman"/>
          <w:color w:val="auto"/>
          <w:szCs w:val="24"/>
        </w:rPr>
      </w:pPr>
      <w:bookmarkStart w:id="5" w:name="statistical-evaluation"/>
      <w:bookmarkEnd w:id="4"/>
      <w:r>
        <w:rPr>
          <w:rFonts w:cs="Times New Roman" w:ascii="Times New Roman" w:hAnsi="Times New Roman"/>
          <w:color w:val="auto"/>
          <w:szCs w:val="24"/>
        </w:rPr>
        <w:t>6.2 Statistical evaluation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14 mismatched control pairings shared with humans were analyzed separately, paired by underlying clip; different human participants rated the two labels.</w:t>
      </w:r>
    </w:p>
    <w:p>
      <w:pPr>
        <w:pStyle w:val="BodyText"/>
        <w:spacing w:lineRule="auto" w:line="360"/>
        <w:ind w:firstLine="720"/>
        <w:jc w:val="both"/>
        <w:rPr>
          <w:rFonts w:cs="Times New Roman"/>
          <w:color w:val="auto"/>
          <w:sz w:val="24"/>
          <w:szCs w:val="24"/>
        </w:rPr>
      </w:pPr>
      <w:r>
        <w:rPr>
          <w:rFonts w:cs="Times New Roman"/>
          <w:color w:val="auto"/>
          <w:sz w:val="24"/>
          <w:szCs w:val="24"/>
        </w:rPr>
        <w:t>For each dimension, we report: mean absolute error (MAE), representing the average absolute deviation between model scores and human item means; root mean squared error (RMSE), which penalizes larger discrepancies more heavily; systematic bias, defined as the mean signed difference (model minus human, where positive values indicate higher model ratings); and two measures of association, Spearman’s ρ and Pearson’s r, computed both pooled across all item–dimension pairs and separately within each dimension. Pooled correlations combine differences between dimension means (for example, enactment potential is rated higher than facial expression for nearly every item) with item-level discrimination; within-dimension correlations are therefore the primary index of whether a model distinguishes between gestures.</w:t>
      </w:r>
    </w:p>
    <w:p>
      <w:pPr>
        <w:pStyle w:val="BodyText"/>
        <w:spacing w:lineRule="auto" w:line="360"/>
        <w:ind w:firstLine="720"/>
        <w:jc w:val="both"/>
        <w:rPr>
          <w:rFonts w:cs="Times New Roman"/>
          <w:color w:val="auto"/>
          <w:sz w:val="24"/>
          <w:szCs w:val="24"/>
        </w:rPr>
      </w:pPr>
      <w:r>
        <w:rPr>
          <w:rFonts w:cs="Times New Roman"/>
          <w:color w:val="auto"/>
          <w:sz w:val="24"/>
          <w:szCs w:val="24"/>
        </w:rPr>
        <w:t>These metrics capture distinct, complementary facets of performance. A model may closely approximate the pooled human mean (yielding low MAE) while failing to discriminate relative differences between gestures (yielding low correlation), and vice versa. Similarly, a near-zero overall bias can obscure cancelling errors where a model overestimates certain items and underestimates others by comparable margins. Uncertainty was estimated by item-level bootstrap resampling (2,000 resamples of the 134 standard pairings), including paired differences between configurations; these intervals reflect sampling of items, not run-to-run variation, which was not assessed. To anchor absolute error, we also report a no-information baseline that assigns every item the human mean of its dimension, and a noise ceiling for correlations derived from the reliability of the human item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pPr>
        <w:pStyle w:val="Heading2"/>
        <w:keepNext w:val="true"/>
        <w:spacing w:lineRule="auto" w:line="360"/>
        <w:jc w:val="both"/>
        <w:rPr>
          <w:rFonts w:ascii="Times New Roman" w:hAnsi="Times New Roman" w:cs="Times New Roman"/>
          <w:color w:val="auto"/>
          <w:szCs w:val="24"/>
        </w:rPr>
      </w:pPr>
      <w:bookmarkStart w:id="6" w:name="video-language-model-results"/>
      <w:bookmarkEnd w:id="5"/>
      <w:r>
        <w:rPr>
          <w:rFonts w:cs="Times New Roman" w:ascii="Times New Roman" w:hAnsi="Times New Roman"/>
          <w:color w:val="auto"/>
          <w:szCs w:val="24"/>
        </w:rPr>
        <w:t>6.3 Video-Language Model Results</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6.3.1 Overall correspondence with human ratings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After field names were normalized (Section 6.3.2), every configuration provided a rating for every item. Across the twelve evaluated model and sampling conditions, MAE ranged from 0.53 to 1.12 points, and Spearman correlations ranged from .62 to .69 (Table 4).</w:t>
      </w:r>
    </w:p>
    <w:p>
      <w:pPr>
        <w:pStyle w:val="BodyText"/>
        <w:spacing w:lineRule="auto" w:line="360"/>
        <w:ind w:firstLine="720"/>
        <w:jc w:val="both"/>
        <w:rPr>
          <w:rFonts w:cs="Times New Roman"/>
          <w:color w:val="auto"/>
          <w:sz w:val="24"/>
          <w:szCs w:val="24"/>
        </w:rPr>
      </w:pPr>
      <w:r>
        <w:rPr>
          <w:rFonts w:cs="Times New Roman"/>
          <w:color w:val="auto"/>
          <w:sz w:val="24"/>
          <w:szCs w:val="24"/>
        </w:rPr>
        <w:t>Gemini 3.8 Flash at 1 fps attained the lowest overall error across all configurations (MAE = 0.53, RMSE = 0.70). Qwen 3.8 Max exhibited the smallest systematic bias (+0.02), with ratings centered on the human mean despite moderate absolute error (MAE = 0.73). At 2 fps, GPT-5.6 Luna and GPT-5.6 Sol achieved MAEs of 0.78 and 0.80, respectively. All Gemini, GPT, and Qwen configurations displayed positive systematic bias (+0.02 to +0.69), whereas Glimpse exhibited a slight negative overall bias (−0.06).</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Importantly, absolute accuracy and rank-order concordance dissociated across configurations. Gemini 3.1 Flash-Lite (1 fps) and Gemini 3.8 Flash (2 fps) achieved the highest rank correlations among all evaluated configurations (both ρ = .69, with Flash-Lite marginally higher prior to rounding); nonetheless, Flash-Lite exhibited substantial absolute error (MAE = 1.01). Consequently, the configuration that best matched the scale level of human averages was not the configuration that most effectively reproduced the relative human </w:t>
      </w:r>
      <w:r>
        <w:rPr>
          <w:rFonts w:cs="Times New Roman"/>
          <w:i/>
          <w:iCs/>
          <w:color w:val="auto"/>
          <w:sz w:val="24"/>
          <w:szCs w:val="24"/>
        </w:rPr>
        <w:t>ordering</w:t>
      </w:r>
      <w:r>
        <w:rPr>
          <w:rFonts w:cs="Times New Roman"/>
          <w:color w:val="auto"/>
          <w:sz w:val="24"/>
          <w:szCs w:val="24"/>
        </w:rPr>
        <w:t xml:space="preserve"> of gestures.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pPr>
        <w:pStyle w:val="BodyText"/>
        <w:keepNext w:val="true"/>
        <w:spacing w:lineRule="auto" w:line="360"/>
        <w:jc w:val="both"/>
        <w:rPr>
          <w:rFonts w:cs="Times New Roman"/>
          <w:color w:val="auto"/>
        </w:rPr>
      </w:pPr>
      <w:r>
        <w:rPr>
          <w:rFonts w:cs="Times New Roman"/>
          <w:b/>
          <w:bCs/>
          <w:color w:val="auto"/>
        </w:rPr>
        <w:t>Table 4.</w:t>
      </w:r>
      <w:r>
        <w:rPr>
          <w:rFonts w:cs="Times New Roman"/>
          <w:color w:val="auto"/>
        </w:rPr>
        <w:t xml:space="preserve"> </w:t>
      </w:r>
      <w:r>
        <w:rPr>
          <w:rFonts w:cs="Times New Roman"/>
          <w:i/>
          <w:iCs/>
          <w:color w:val="auto"/>
        </w:rPr>
        <w:t>Overall performance on standard gesture–word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428"/>
        <w:gridCol w:w="1488"/>
        <w:gridCol w:w="846"/>
        <w:gridCol w:w="996"/>
        <w:gridCol w:w="792"/>
        <w:gridCol w:w="538"/>
        <w:gridCol w:w="535"/>
        <w:gridCol w:w="169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428"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rPr>
            </w:pPr>
            <w:r>
              <w:rPr>
                <w:rFonts w:cs="Times New Roman" w:ascii="Times New Roman" w:hAnsi="Times New Roman"/>
                <w:b/>
                <w:bCs/>
                <w:kern w:val="0"/>
                <w:lang w:val="es-ES" w:eastAsia="es-ES" w:bidi="ar-SA"/>
              </w:rPr>
              <w:t>Configuration</w:t>
            </w:r>
          </w:p>
        </w:tc>
        <w:tc>
          <w:tcPr>
            <w:tcW w:w="148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Input</w:t>
            </w:r>
          </w:p>
        </w:tc>
        <w:tc>
          <w:tcPr>
            <w:tcW w:w="84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MAE</w:t>
            </w:r>
          </w:p>
        </w:tc>
        <w:tc>
          <w:tcPr>
            <w:tcW w:w="99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RMSE</w:t>
            </w:r>
          </w:p>
        </w:tc>
        <w:tc>
          <w:tcPr>
            <w:tcW w:w="792"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Bias</w:t>
            </w:r>
          </w:p>
        </w:tc>
        <w:tc>
          <w:tcPr>
            <w:tcW w:w="53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i/>
                <w:iCs/>
                <w:kern w:val="0"/>
                <w:lang w:val="es-ES" w:eastAsia="es-ES" w:bidi="ar-SA"/>
              </w:rPr>
              <w:t>r</w:t>
            </w:r>
          </w:p>
        </w:tc>
        <w:tc>
          <w:tcPr>
            <w:tcW w:w="53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ρ</w:t>
            </w:r>
          </w:p>
        </w:tc>
        <w:tc>
          <w:tcPr>
            <w:tcW w:w="1690"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USD/1k clips</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+0.15</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.64</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$27.55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0.78</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+0.23</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0.80</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+0.34</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$4.62</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.66</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$7.38</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Native video, default sampling</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-0.06</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3.5-397B-A17B</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$8.57</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+0.38</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$37.24</w:t>
            </w:r>
          </w:p>
        </w:tc>
      </w:tr>
      <w:tr>
        <w:trPr>
          <w:cantSplit/>
        </w:trPr>
        <w:tc>
          <w:tcPr>
            <w:tcW w:w="2428"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99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1.33</w:t>
            </w:r>
          </w:p>
        </w:tc>
        <w:tc>
          <w:tcPr>
            <w:tcW w:w="792"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.60</w:t>
            </w:r>
          </w:p>
        </w:tc>
        <w:tc>
          <w:tcPr>
            <w:tcW w:w="53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$18.62</w:t>
            </w:r>
          </w:p>
        </w:tc>
      </w:tr>
    </w:tbl>
    <w:p>
      <w:pPr>
        <w:pStyle w:val="BodyText"/>
        <w:spacing w:lineRule="auto" w:line="240"/>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pStyle w:val="Normal"/>
        <w:keepNext w:val="true"/>
        <w:rPr/>
      </w:pPr>
      <w:r>
        <w:rPr/>
        <w:drawing>
          <wp:inline distT="0" distB="0" distL="0" distR="0">
            <wp:extent cx="5943600" cy="358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43600" cy="3588385"/>
                    </a:xfrm>
                    <a:prstGeom prst="rect">
                      <a:avLst/>
                    </a:prstGeom>
                    <a:noFill/>
                  </pic:spPr>
                </pic:pic>
              </a:graphicData>
            </a:graphic>
          </wp:inline>
        </w:drawing>
      </w:r>
    </w:p>
    <w:p>
      <w:pPr>
        <w:pStyle w:val="Normal"/>
        <w:spacing w:before="0" w:after="160"/>
        <w:rPr/>
      </w:pPr>
      <w:r>
        <w:rPr>
          <w:sz w:val="20"/>
        </w:rPr>
        <w:t>Figure 3. Mean absolute error across the twelve model–input configurations on 134 standard pairings, with seven dimensions per pairing.</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6.3.2 Dimension-Specific Model Performance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Model performance varied substantially across individual </w:t>
      </w:r>
      <w:r>
        <w:rPr>
          <w:rFonts w:cs="Times New Roman" w:ascii="Times New Roman" w:hAnsi="Times New Roman"/>
          <w:i/>
          <w:iCs/>
        </w:rPr>
        <w:t>rating</w:t>
      </w:r>
      <w:r>
        <w:rPr>
          <w:rFonts w:cs="Times New Roman" w:ascii="Times New Roman" w:hAnsi="Times New Roman"/>
        </w:rPr>
        <w:t xml:space="preserve"> dimensions (Table 5). Cultural familiarity proved the most challenging dimension for the Gemini, GPT, and Qwen configurations, with MAE ranging from 0.88 to 1.80 across models. Gemini 3.1 Pro’s cultural-familiarity ratings averaged 4.47, compared with a human mean of 2.76 across the 134 standard pairings—a divergence of approximately 1.7 points on the 5-point scale. This discrepancy indicates that the model's ratings diverged markedly from this participant sample; it does not elucidate the specific cultural assumptions or visual representations encoded by the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single configuration could simultaneously appear accurate under error metrics and uninformative under rank correlations for the </w:t>
      </w:r>
      <w:r>
        <w:rPr>
          <w:rFonts w:cs="Times New Roman"/>
          <w:i/>
          <w:iCs/>
          <w:color w:val="auto"/>
          <w:sz w:val="24"/>
          <w:szCs w:val="24"/>
        </w:rPr>
        <w:t>same</w:t>
      </w:r>
      <w:r>
        <w:rPr>
          <w:rFonts w:cs="Times New Roman"/>
          <w:color w:val="auto"/>
          <w:sz w:val="24"/>
          <w:szCs w:val="24"/>
        </w:rPr>
        <w:t xml:space="preserve"> construct. For Gemini 3.8 Flash at 1 fps, the dimensions yielding the lowest absolute error were enactment potential (MAE = 0.32) and motional salience (MAE = 0.37); however, their rank correlations with human ratings were weak (ρ = .17 and .38, respectively). Facial-expression salience displayed an identical discrepancy: low absolute error (MAE = 0.43) accompanied by near-chance rank correlation (ρ = .15). Similarly, Qwen 3.8 Max exhibited a modest rank correlation for motional salience (ρ = .27, MAE = 0.64). Thus, a model may assign scores that cluster near the human sample mean without reliably differentiating items along the underlying continuum.</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By contrast, iconicity yielded substantially more stable rank concordance, with Spearman correlations ranging from .53 to .66 across the six configurations in Table 5, while sensorimotor imagery ranged from .36 to .65. Here too, lower error did not guarantee superior ranking: Qwen 3.5 achieved a higher iconicity correlation than Gemini 3.8 Flash (.66 vs. .60) despite higher absolute error (0.91 vs. 0.60).</w:t>
      </w:r>
    </w:p>
    <w:p>
      <w:pPr>
        <w:pStyle w:val="BodyText"/>
        <w:keepNext w:val="true"/>
        <w:spacing w:lineRule="auto" w:line="360"/>
        <w:jc w:val="both"/>
        <w:rPr>
          <w:rFonts w:cs="Times New Roman"/>
          <w:color w:val="auto"/>
        </w:rPr>
      </w:pPr>
      <w:r>
        <w:rPr>
          <w:rFonts w:cs="Times New Roman"/>
          <w:b/>
          <w:bCs/>
          <w:color w:val="auto"/>
        </w:rPr>
        <w:t>Table 5.</w:t>
      </w:r>
      <w:r>
        <w:rPr>
          <w:rFonts w:cs="Times New Roman"/>
          <w:color w:val="auto"/>
        </w:rPr>
        <w:t xml:space="preserve"> </w:t>
      </w:r>
      <w:r>
        <w:rPr>
          <w:rFonts w:cs="Times New Roman"/>
          <w:i/>
          <w:iCs/>
          <w:color w:val="auto"/>
        </w:rPr>
        <w:t>Error (MAE) and rank correlation (ρ, in parentheses) by dimension</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207"/>
        <w:gridCol w:w="1176"/>
        <w:gridCol w:w="1163"/>
        <w:gridCol w:w="980"/>
        <w:gridCol w:w="848"/>
        <w:gridCol w:w="943"/>
        <w:gridCol w:w="910"/>
        <w:gridCol w:w="1086"/>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20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17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Human mean</w:t>
            </w:r>
          </w:p>
        </w:tc>
        <w:tc>
          <w:tcPr>
            <w:tcW w:w="116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Flash</w:t>
            </w:r>
          </w:p>
        </w:tc>
        <w:tc>
          <w:tcPr>
            <w:tcW w:w="98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Max</w:t>
            </w:r>
          </w:p>
        </w:tc>
        <w:tc>
          <w:tcPr>
            <w:tcW w:w="848"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Sol</w:t>
            </w:r>
          </w:p>
        </w:tc>
        <w:tc>
          <w:tcPr>
            <w:tcW w:w="94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Luna</w:t>
            </w:r>
          </w:p>
        </w:tc>
        <w:tc>
          <w:tcPr>
            <w:tcW w:w="91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3.5</w:t>
            </w:r>
          </w:p>
        </w:tc>
        <w:tc>
          <w:tcPr>
            <w:tcW w:w="108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Pro</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(.60)</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0.61 (.57)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(.66)</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 (.57)</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0.58 (.49)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(.52)</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0.74 (.36)</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0.82 (.65)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 (.58)</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 (.38)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0.64 (.27)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0.48 (.38)</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0.47 (.45)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(.45)</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Facial emotional expressiveness</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2.20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0.43 (.15)</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(.25)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0.84 (.52)</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 (.27)</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(.32)</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2.99</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0.56 (.39)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0.59 (.45)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 (.47)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 (.61)</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 (.56)</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2.76</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0.88 (.48)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 (.36)</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 (.37)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1.48 (.53)</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1.80 (.44)</w:t>
            </w:r>
          </w:p>
        </w:tc>
      </w:tr>
      <w:tr>
        <w:trPr>
          <w:cantSplit/>
        </w:trPr>
        <w:tc>
          <w:tcPr>
            <w:tcW w:w="2207" w:type="dxa"/>
            <w:tcBorders/>
          </w:tcPr>
          <w:p>
            <w:pPr>
              <w:pStyle w:val="Compact"/>
              <w:keepNext w:val="fals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17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4.04</w:t>
            </w:r>
          </w:p>
        </w:tc>
        <w:tc>
          <w:tcPr>
            <w:tcW w:w="116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 (.17)</w:t>
            </w:r>
          </w:p>
        </w:tc>
        <w:tc>
          <w:tcPr>
            <w:tcW w:w="98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0.75 (.29)</w:t>
            </w:r>
          </w:p>
        </w:tc>
        <w:tc>
          <w:tcPr>
            <w:tcW w:w="848"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 (.28)</w:t>
            </w:r>
          </w:p>
        </w:tc>
        <w:tc>
          <w:tcPr>
            <w:tcW w:w="94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(.27)</w:t>
            </w:r>
          </w:p>
        </w:tc>
        <w:tc>
          <w:tcPr>
            <w:tcW w:w="91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(.12)</w:t>
            </w:r>
          </w:p>
        </w:tc>
        <w:tc>
          <w:tcPr>
            <w:tcW w:w="108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0.93 (.16)</w:t>
            </w:r>
          </w:p>
        </w:tc>
      </w:tr>
    </w:tbl>
    <w:p>
      <w:pPr>
        <w:pStyle w:val="BodyText"/>
        <w:spacing w:lineRule="auto" w:line="240"/>
        <w:jc w:val="both"/>
        <w:rPr>
          <w:rFonts w:cs="Times New Roman"/>
          <w:color w:val="auto"/>
        </w:rPr>
      </w:pPr>
      <w:r>
        <w:rPr>
          <w:rFonts w:cs="Times New Roman"/>
          <w:i/>
          <w:iCs/>
          <w:color w:val="auto"/>
        </w:rPr>
        <w:t>Note.</w:t>
      </w:r>
      <w:r>
        <w:rPr>
          <w:rFonts w:cs="Times New Roman"/>
          <w:color w:val="auto"/>
        </w:rPr>
        <w:t xml:space="preserve"> Gemini Flash = Gemini 3.8 Flash (1 fps); Qwen Max = Qwen 3.8 Max; Qwen 3.5 = Qwen 3.5-397B-A17B; Gemini Pro = Gemini 3.1 Pro. GPT models shown at 2 fps; all others at 1 fps. “Facial emotional expressiveness” refers to the label used in this benchmark, not the current GMSM term.</w:t>
      </w:r>
    </w:p>
    <w:p>
      <w:pPr>
        <w:pStyle w:val="Normal"/>
        <w:spacing w:lineRule="auto" w:line="360"/>
        <w:ind w:firstLine="720"/>
        <w:jc w:val="both"/>
        <w:rPr>
          <w:rFonts w:eastAsia="Times New Roman" w:cs="Times New Roman"/>
          <w:bCs/>
          <w:color w:val="auto"/>
          <w:sz w:val="24"/>
          <w:szCs w:val="24"/>
          <w:lang w:val="en-GB" w:eastAsia="es-ES"/>
        </w:rPr>
      </w:pPr>
      <w:commentRangeStart w:id="5"/>
      <w:r>
        <w:rPr>
          <w:rFonts w:eastAsia="Times New Roman" w:cs="Times New Roman"/>
          <w:bCs/>
          <w:color w:val="auto"/>
          <w:sz w:val="24"/>
          <w:szCs w:val="24"/>
          <w:lang w:val="en-GB" w:eastAsia="es-ES"/>
        </w:rPr>
        <w:t>Alternate Qwen Max fields</w:t>
      </w:r>
      <w:r>
        <w:rPr>
          <w:rFonts w:eastAsia="Times New Roman" w:cs="Times New Roman"/>
          <w:bCs/>
          <w:color w:val="auto"/>
          <w:sz w:val="24"/>
          <w:szCs w:val="24"/>
          <w:lang w:val="en-GB" w:eastAsia="es-ES"/>
        </w:rPr>
      </w:r>
      <w:commentRangeEnd w:id="5"/>
      <w:r>
        <w:commentReference w:id="5"/>
      </w:r>
      <w:r>
        <w:rPr>
          <w:rFonts w:eastAsia="Times New Roman" w:cs="Times New Roman"/>
          <w:bCs/>
          <w:color w:val="auto"/>
          <w:sz w:val="24"/>
          <w:szCs w:val="24"/>
          <w:lang w:val="en-GB" w:eastAsia="es-ES"/>
        </w:rPr>
        <w:t xml:space="preserve"> named motional_salience and facial_emotional_salience were mapped to the corresponding rating dimensions before analysis. This recovered missing scores and changed the reported movement correlation from −.20 on 22 items to +.27 on all 134 standard pairings.</w:t>
      </w:r>
    </w:p>
    <w:p>
      <w:pPr>
        <w:pStyle w:val="Normal"/>
        <w:keepNext w:val="true"/>
        <w:rPr/>
      </w:pPr>
      <w:r>
        <w:rPr/>
        <w:drawing>
          <wp:inline distT="0" distB="0" distL="0" distR="0">
            <wp:extent cx="5943600" cy="257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578735"/>
                    </a:xfrm>
                    <a:prstGeom prst="rect">
                      <a:avLst/>
                    </a:prstGeom>
                    <a:noFill/>
                  </pic:spPr>
                </pic:pic>
              </a:graphicData>
            </a:graphic>
          </wp:inline>
        </w:drawing>
      </w:r>
    </w:p>
    <w:p>
      <w:pPr>
        <w:pStyle w:val="Normal"/>
        <w:spacing w:before="0" w:after="160"/>
        <w:rPr/>
      </w:pPr>
      <w:r>
        <w:rPr>
          <w:sz w:val="20"/>
        </w:rPr>
        <w:t>Figure 4. Dimension-specific mean absolute error and Spearman correlation with human item means for the six configurations shown in Table 5.</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notable boundary condition emerged for Gemini 3.1 Flash-Lite, which assigned an enactment-potential score of 5 to every stimulus clip. In the absence of score variance, rank correlation with human ratings is mathematically undefined. Because human ratings for enactment potential also skew toward the scale ceiling, a uniform prediction of 5 achieves deceptively low mean error; however, it provides zero discriminative utility for distinguishing between gestures of higher versus </w:t>
      </w:r>
      <w:r>
        <w:rPr>
          <w:rFonts w:cs="Times New Roman"/>
          <w:i/>
          <w:iCs/>
          <w:color w:val="auto"/>
          <w:sz w:val="24"/>
          <w:szCs w:val="24"/>
        </w:rPr>
        <w:t>lower</w:t>
      </w:r>
      <w:r>
        <w:rPr>
          <w:rFonts w:cs="Times New Roman"/>
          <w:color w:val="auto"/>
          <w:sz w:val="24"/>
          <w:szCs w:val="24"/>
        </w:rPr>
        <w:t xml:space="preserve"> enactability.</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6.3.3 Model Sensitivity to Semantic Incongruity (Mismatched Controls)</w:t>
      </w:r>
    </w:p>
    <w:p>
      <w:pPr>
        <w:pStyle w:val="FirstParagraph"/>
        <w:spacing w:lineRule="auto" w:line="360"/>
        <w:ind w:firstLine="720"/>
        <w:jc w:val="both"/>
        <w:rPr>
          <w:rFonts w:ascii="Times New Roman" w:hAnsi="Times New Roman" w:cs="Times New Roman"/>
        </w:rPr>
      </w:pPr>
      <w:r>
        <w:rPr>
          <w:rFonts w:cs="Times New Roman" w:ascii="Times New Roman" w:hAnsi="Times New Roman"/>
          <w:b w:val="false"/>
          <w:i w:val="false"/>
        </w:rPr>
        <w:t>Across the 14 clips evaluated under both matched and mismatched labels, human raters assigned a mean iconicity of 2.97 to congruent pairings and 1.25 to incongruent controls (a reduction of 1.72 points; Table 6). Different participant subsets rated each version. Every evaluated model configuration assigned lower iconicity to mismatched pairings than to congruent presentations of the identical video clips, consistent with sensitivity to semantic alignment rather than reliance on the lexical label alone. Across the configurations in Table 6, this reduction ranged from 0.79 points (Gemini 3.1 Flash-Lite) to 2.21 points (Gemini 3.1 Pro). Notably, a larger magnitude of decrease is not inherently superior, as it partly reflects how elevated a model's baseline rating was under congruent conditions.</w:t>
      </w:r>
    </w:p>
    <w:p>
      <w:pPr>
        <w:pStyle w:val="BodyText"/>
        <w:keepNext w:val="true"/>
        <w:spacing w:lineRule="auto" w:line="360"/>
        <w:jc w:val="both"/>
        <w:rPr>
          <w:rFonts w:cs="Times New Roman"/>
          <w:color w:val="auto"/>
        </w:rPr>
      </w:pPr>
      <w:r>
        <w:rPr>
          <w:rFonts w:cs="Times New Roman"/>
          <w:b/>
          <w:bCs/>
          <w:color w:val="auto"/>
        </w:rPr>
        <w:t>Table 6.</w:t>
      </w:r>
      <w:r>
        <w:rPr>
          <w:rFonts w:cs="Times New Roman"/>
          <w:color w:val="auto"/>
        </w:rPr>
        <w:t xml:space="preserve"> </w:t>
      </w:r>
      <w:r>
        <w:rPr>
          <w:rFonts w:cs="Times New Roman"/>
          <w:i/>
          <w:iCs/>
          <w:color w:val="auto"/>
        </w:rPr>
        <w:t>Mean iconicity: matched vs. mismatched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3486"/>
        <w:gridCol w:w="1687"/>
        <w:gridCol w:w="2216"/>
        <w:gridCol w:w="192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48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Rater / model</w:t>
            </w:r>
          </w:p>
        </w:tc>
        <w:tc>
          <w:tcPr>
            <w:tcW w:w="1687"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Correct label</w:t>
            </w:r>
          </w:p>
        </w:tc>
        <w:tc>
          <w:tcPr>
            <w:tcW w:w="221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Incorrect label</w:t>
            </w:r>
          </w:p>
        </w:tc>
        <w:tc>
          <w:tcPr>
            <w:tcW w:w="1924"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Difference</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Human raters</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1.25</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1.72</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3.43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2.50</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0.93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1.29</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1.36</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3.57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1.43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3.93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1.71</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2.21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3.21</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2.43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0.79</w:t>
            </w:r>
          </w:p>
        </w:tc>
      </w:tr>
      <w:tr>
        <w:trPr>
          <w:cantSplit/>
        </w:trPr>
        <w:tc>
          <w:tcPr>
            <w:tcW w:w="348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687"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2.71</w:t>
            </w:r>
          </w:p>
        </w:tc>
        <w:tc>
          <w:tcPr>
            <w:tcW w:w="221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1.14</w:t>
            </w:r>
          </w:p>
        </w:tc>
      </w:tr>
    </w:tbl>
    <w:p>
      <w:pPr>
        <w:pStyle w:val="BodyText"/>
        <w:spacing w:lineRule="auto" w:line="240"/>
        <w:jc w:val="both"/>
        <w:rPr>
          <w:rFonts w:cs="Times New Roman"/>
          <w:color w:val="auto"/>
        </w:rPr>
      </w:pPr>
      <w:r>
        <w:rPr>
          <w:rFonts w:cs="Times New Roman"/>
          <w:i/>
          <w:iCs/>
          <w:color w:val="auto"/>
        </w:rPr>
        <w:t>Note. Both columns use the same 14 clips; human ratings come from different participants. Gemini, GPT and Qwen configurations match Table 5, with Flash-Lite at 1 fps; Glimpse uses native video with provider-default sampling and reasoning disabled.</w:t>
      </w:r>
      <w:r>
        <w:rPr>
          <w:rFonts w:cs="Times New Roman"/>
          <w:color w:val="auto"/>
        </w:rPr>
        <w:t xml:space="preserve"> Small (~0.01-point) mismatches between the difference column and the two adjacent columns reflect rounding of unrounded source values.</w:t>
      </w:r>
    </w:p>
    <w:p>
      <w:pPr>
        <w:pStyle w:val="BodyText"/>
        <w:spacing w:lineRule="auto" w:line="360"/>
        <w:jc w:val="both"/>
        <w:rPr>
          <w:rFonts w:cs="Times New Roman"/>
          <w:color w:val="auto"/>
          <w:sz w:val="24"/>
          <w:szCs w:val="24"/>
        </w:rPr>
      </w:pPr>
      <w:r>
        <w:rPr>
          <w:rFonts w:cs="Times New Roman"/>
          <w:color w:val="auto"/>
        </w:rPr>
        <w:br/>
      </w:r>
      <w:r>
        <w:rPr>
          <w:rFonts w:cs="Times New Roman"/>
          <w:color w:val="auto"/>
          <w:sz w:val="24"/>
          <w:szCs w:val="24"/>
        </w:rPr>
        <w:t>While this pattern confirms model sensitivity to semantic incongruity, it also reveals substantial residual overestimation. Gemini 3.8 Flash, for instance, assigned mismatched pairings an average iconicity rating of 2.50—substantially above the human floor of 1.25 for the same items. Determining whether models infer spurious semantic correspondences requires detailed qualitative auditing of the textual justifications generated alongside numeric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Relabeling changes semantic compatibility but not the footage itself; low ratings are therefore expected most directly for word-dependent dimensions such as iconicity, rather than necessarily for movement size, facial expressiveness, or ease of enactment. Human raters nevertheless lowered all seven ratings under unrelated labels, including the footage-based dimensions (motional salience −0.38, facial expression −0.55, enactment potential −0.31), suggesting that part of each rating reflects a general judgment of gesture–word fit. </w:t>
      </w:r>
    </w:p>
    <w:p>
      <w:pPr>
        <w:pStyle w:val="Normal"/>
        <w:keepNext w:val="true"/>
        <w:rPr/>
      </w:pPr>
      <w:r>
        <w:rPr/>
        <w:drawing>
          <wp:inline distT="0" distB="0" distL="0" distR="0">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903220"/>
                    </a:xfrm>
                    <a:prstGeom prst="rect">
                      <a:avLst/>
                    </a:prstGeom>
                    <a:noFill/>
                  </pic:spPr>
                </pic:pic>
              </a:graphicData>
            </a:graphic>
          </wp:inline>
        </w:drawing>
      </w:r>
    </w:p>
    <w:p>
      <w:pPr>
        <w:pStyle w:val="Normal"/>
        <w:spacing w:before="0" w:after="160"/>
        <w:rPr/>
      </w:pPr>
      <w:r>
        <w:rPr>
          <w:sz w:val="20"/>
        </w:rPr>
        <w:t>Figure 5. Mean iconicity for the same 14 clips under correct and unrelated labels. Human ratings for the two versions were provided by different participants. Values are descriptive; no confidence intervals are shown.</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6.3.4 Effect of Frame Sampling Density and Ingestion Modality</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Increasing frame sampling density yielded divergent effects across model families. For GPT-5.6 Luna, doubling temporal resolution from 1 fps to 2 fps yielded slightly better values on all metrics: MAE decreased from 0.81 to 0.78, while linear correlation with human ratings increased from r = .63 to .65. GPT-5.6 Sol showed a similar small difference (MAE: 0.81 to 0.80; ρ: .67 to .68), with motional-salience error decreasing by 0.16 points for Luna and 0.07 points for Sol. However, item-bootstrap intervals for the paired MAE differences included zero (Luna: −0.03 [−0.07, 0.01]; Sol: −0.02 [−0.04, 0.01]), so these differences cannot be distinguished from sampling variation across items.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Conversely, Gemini 3.8 Flash exhibited an inverse response: overall error increased substantially at </w:t>
      </w:r>
      <w:r>
        <w:rPr>
          <w:rFonts w:cs="Times New Roman"/>
          <w:i/>
          <w:iCs/>
          <w:color w:val="auto"/>
          <w:sz w:val="24"/>
          <w:szCs w:val="24"/>
        </w:rPr>
        <w:t>the</w:t>
      </w:r>
      <w:r>
        <w:rPr>
          <w:rFonts w:cs="Times New Roman"/>
          <w:color w:val="auto"/>
          <w:sz w:val="24"/>
          <w:szCs w:val="24"/>
        </w:rPr>
        <w:t xml:space="preserve"> higher frame rate (MAE rising from 0.53 to 0.86) (paired difference +0.32, 95% bootstrap CI [0.27, 0.38]), even while rank correlation marginally improved (ρ = .65 to .69). This increased discrepancy was primarily driven by ratings for facial expression and enactment potential, which drifted toward scale extremes at 2 fps. Thus, providing denser visual sampling does not uniformly improve estimation fidelity; it may enhance relative item ranking while exacerbating calibration drift relative to human scale norms.</w:t>
      </w:r>
    </w:p>
    <w:p>
      <w:pPr>
        <w:pStyle w:val="BodyText"/>
        <w:spacing w:lineRule="auto" w:line="360"/>
        <w:ind w:firstLine="720"/>
        <w:jc w:val="both"/>
        <w:rPr>
          <w:rFonts w:cs="Times New Roman"/>
          <w:color w:val="auto"/>
          <w:sz w:val="24"/>
          <w:szCs w:val="24"/>
        </w:rPr>
      </w:pPr>
      <w:r>
        <w:rPr>
          <w:rFonts w:cs="Times New Roman"/>
          <w:color w:val="auto"/>
          <w:sz w:val="24"/>
          <w:szCs w:val="24"/>
        </w:rPr>
        <w:t>In the auxiliary ingestion modality comparison, Gemini 3.8 Flash achieved nearly identical aggregate error whether processing native video containers (MAE = 0.86) or pre-extracted image sequences (MAE = 0.84)—a minimal discrepancy of 0.02 points. However, the model assigned identical integer ratings in only 74% of item-level evaluations between the two formats. While aggregate performance appears comparable across input modalities, item-level predictions exhibit notable divergence, indicating that video and frame-sequence ingestion pipelines cannot be assumed interchangeable without empirical verification.</w:t>
      </w:r>
    </w:p>
    <w:p>
      <w:pPr>
        <w:pStyle w:val="Heading3"/>
        <w:keepNext w:val="true"/>
        <w:spacing w:lineRule="auto" w:line="360"/>
        <w:jc w:val="both"/>
        <w:rPr>
          <w:rFonts w:ascii="Times New Roman" w:hAnsi="Times New Roman" w:cs="Times New Roman"/>
          <w:color w:val="auto"/>
          <w:sz w:val="24"/>
          <w:szCs w:val="24"/>
        </w:rPr>
      </w:pPr>
      <w:bookmarkStart w:id="7" w:name="a-note-on-language-and-word-sense"/>
      <w:r>
        <w:rPr>
          <w:rFonts w:cs="Times New Roman" w:ascii="Times New Roman" w:hAnsi="Times New Roman"/>
          <w:color w:val="auto"/>
          <w:sz w:val="24"/>
          <w:szCs w:val="24"/>
        </w:rPr>
        <w:t>6.3.5 A note on language and word sense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One item offers a useful illustration of how the choice of target word can shape ratings. For a gesture depicting someone pressing a surface, English-language raters rated its iconicity for the word </w:t>
      </w:r>
      <w:r>
        <w:rPr>
          <w:rFonts w:cs="Times New Roman" w:ascii="Times New Roman" w:hAnsi="Times New Roman"/>
          <w:i/>
          <w:iCs/>
        </w:rPr>
        <w:t>Button</w:t>
      </w:r>
      <w:r>
        <w:rPr>
          <w:rFonts w:cs="Times New Roman" w:ascii="Times New Roman" w:hAnsi="Times New Roman"/>
        </w:rPr>
        <w:t xml:space="preserve"> at 4.00, while German-language raters rated the same gesture for the word </w:t>
      </w:r>
      <w:r>
        <w:rPr>
          <w:rFonts w:cs="Times New Roman" w:ascii="Times New Roman" w:hAnsi="Times New Roman"/>
          <w:i/>
          <w:iCs/>
        </w:rPr>
        <w:t>Knopf</w:t>
      </w:r>
      <w:r>
        <w:rPr>
          <w:rFonts w:cs="Times New Roman" w:ascii="Times New Roman" w:hAnsi="Times New Roman"/>
        </w:rPr>
        <w:t xml:space="preserve"> at only 2.17; the model, prompted in English, gave it a 5. A likely explanation is that “button” and “Knopf” can both refer to a push-button or a clothing button, and the gesture only clearly matches one of those senses. Raters may simply have pictured different things.</w:t>
      </w:r>
    </w:p>
    <w:p>
      <w:pPr>
        <w:pStyle w:val="BodyText"/>
        <w:spacing w:lineRule="auto" w:line="360"/>
        <w:ind w:firstLine="720"/>
        <w:jc w:val="both"/>
        <w:rPr>
          <w:rFonts w:cs="Times New Roman"/>
          <w:color w:val="auto"/>
          <w:sz w:val="24"/>
          <w:szCs w:val="24"/>
        </w:rPr>
      </w:pPr>
      <w:r>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pPr>
        <w:pStyle w:val="Heading3"/>
        <w:keepNext w:val="true"/>
        <w:spacing w:lineRule="auto" w:line="360"/>
        <w:jc w:val="both"/>
        <w:rPr>
          <w:rFonts w:ascii="Times New Roman" w:hAnsi="Times New Roman" w:cs="Times New Roman"/>
          <w:color w:val="auto"/>
          <w:sz w:val="24"/>
          <w:szCs w:val="24"/>
        </w:rPr>
      </w:pPr>
      <w:bookmarkStart w:id="8" w:name="cost"/>
      <w:bookmarkEnd w:id="7"/>
      <w:r>
        <w:rPr>
          <w:rFonts w:cs="Times New Roman" w:ascii="Times New Roman" w:hAnsi="Times New Roman"/>
          <w:color w:val="auto"/>
          <w:sz w:val="24"/>
          <w:szCs w:val="24"/>
        </w:rPr>
        <w:t>6.3.6 Cost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Jointly evaluating inference expenditure and absolute error identifies an empirical Pareto frontier comprising three non-dominated configurations: GPT-5.6 Luna at 1 fps, GPT-5.6 Luna at 2 fps, and Gemini 3.8 Flash at 1 fps. All remaining configurations were strictly dominated in both cost </w:t>
      </w:r>
      <w:r>
        <w:rPr>
          <w:rFonts w:cs="Times New Roman"/>
          <w:i/>
          <w:iCs/>
          <w:color w:val="auto"/>
          <w:sz w:val="24"/>
          <w:szCs w:val="24"/>
        </w:rPr>
        <w:t>and</w:t>
      </w:r>
      <w:r>
        <w:rPr>
          <w:rFonts w:cs="Times New Roman"/>
          <w:color w:val="auto"/>
          <w:sz w:val="24"/>
          <w:szCs w:val="24"/>
        </w:rPr>
        <w:t xml:space="preserve"> error by at least one of these options; for example, Gemini 3.1 Flash-Lite was surpassed in both cost-efficiency and estimation accuracy by GPT-5.6 Luna at 1 fps. This comparison encompasses direct token and compute billing only, excluding engineering overhead, latency constraints, or subsequent human verification costs.</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w="93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670"/>
        <w:gridCol w:w="1140"/>
        <w:gridCol w:w="1136"/>
        <w:gridCol w:w="1140"/>
        <w:gridCol w:w="1136"/>
        <w:gridCol w:w="1140"/>
      </w:tblGrid>
      <w:tr>
        <w:trPr>
          <w:tblHeader w:val="true"/>
          <w:cantSplit/>
        </w:trPr>
        <w:tc>
          <w:tcPr>
            <w:tcW w:w="367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Dimension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Human mean</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Glimpse mean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MAE</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Bias</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ρ</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Iconicity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2.85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0.83</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.51</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Sensorimotor imagery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-0.15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.43</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3.07</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2.45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0.72</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-0.62</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Facial emotional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2.20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1.13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Complexity fit</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0.95</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.47</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Cultural familiarity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3.57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Enactment potential</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4.64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.49</w:t>
            </w:r>
          </w:p>
        </w:tc>
      </w:tr>
    </w:tbl>
    <w:p>
      <w:pPr>
        <w:pStyle w:val="Heading1"/>
        <w:keepNext w:val="true"/>
        <w:spacing w:lineRule="auto" w:line="360"/>
        <w:jc w:val="both"/>
        <w:rPr>
          <w:rFonts w:ascii="Times New Roman" w:hAnsi="Times New Roman" w:cs="Times New Roman"/>
          <w:color w:val="auto"/>
        </w:rPr>
      </w:pPr>
      <w:bookmarkEnd w:id="3"/>
      <w:bookmarkEnd w:id="6"/>
      <w:bookmarkEnd w:id="8"/>
      <w:r>
        <w:rPr>
          <w:rFonts w:cs="Times New Roman" w:ascii="Times New Roman" w:hAnsi="Times New Roman"/>
          <w:color w:val="auto"/>
        </w:rPr>
        <w:t>7. Discussion</w:t>
      </w:r>
    </w:p>
    <w:p>
      <w:pPr>
        <w:pStyle w:val="Heading2"/>
        <w:keepNext w:val="true"/>
        <w:spacing w:lineRule="auto" w:line="360"/>
        <w:jc w:val="both"/>
        <w:rPr>
          <w:rFonts w:ascii="Times New Roman" w:hAnsi="Times New Roman" w:cs="Times New Roman"/>
          <w:color w:val="auto"/>
          <w:szCs w:val="24"/>
        </w:rPr>
      </w:pPr>
      <w:bookmarkStart w:id="9" w:name="summary-of-findings"/>
      <w:r>
        <w:rPr>
          <w:rFonts w:cs="Times New Roman" w:ascii="Times New Roman" w:hAnsi="Times New Roman"/>
          <w:color w:val="auto"/>
          <w:szCs w:val="24"/>
        </w:rPr>
        <w:t>7.1 Summary of Findings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This study asked whether contemporary video-language models can serve as computational annotators for GMSM-aligned gesture dimensions, using a benchmark of gesture–word pairings evaluated against a large human reference sample. Five research questions and their associated hypotheses frame this evaluation; we address them in turn.</w:t>
      </w:r>
    </w:p>
    <w:p>
      <w:pPr>
        <w:pStyle w:val="BodyText"/>
        <w:spacing w:lineRule="auto" w:line="360"/>
        <w:ind w:firstLine="720"/>
        <w:jc w:val="both"/>
        <w:rPr>
          <w:rFonts w:cs="Times New Roman"/>
          <w:color w:val="auto"/>
          <w:sz w:val="24"/>
          <w:szCs w:val="24"/>
        </w:rPr>
      </w:pPr>
      <w:commentRangeStart w:id="6"/>
      <w:r>
        <w:rPr>
          <w:rFonts w:cs="Times New Roman"/>
          <w:b/>
          <w:bCs/>
          <w:color w:val="auto"/>
          <w:sz w:val="24"/>
          <w:szCs w:val="24"/>
        </w:rPr>
        <w:t>RQ1/H1 (correspondence with human ratings).</w:t>
      </w:r>
      <w:r>
        <w:rPr>
          <w:rFonts w:cs="Times New Roman"/>
          <w:b/>
          <w:bCs/>
          <w:color w:val="auto"/>
          <w:sz w:val="24"/>
          <w:szCs w:val="24"/>
        </w:rPr>
      </w:r>
      <w:commentRangeEnd w:id="6"/>
      <w:r>
        <w:commentReference w:id="6"/>
      </w:r>
      <w:r>
        <w:rPr>
          <w:rFonts w:cs="Times New Roman"/>
          <w:b/>
          <w:bCs/>
          <w:color w:val="auto"/>
          <w:sz w:val="24"/>
          <w:szCs w:val="24"/>
        </w:rPr>
        <w:t xml:space="preserve"> H1 predicted positive correlations between model and human ratings across dimensions. This is supported, with an important qualification.  Most configurations showed positive bias, with Glimpse the exception, so agreement in ranking did not imply agreement in absolute level. Reliability — consistency across repeated inferences or prompt conditions — remains untested: each configuration was run once against a fixed human reference, with no repeated-inference or repeated-prompt data to establish whether a model would return the same rating for the same clip on a second attempt. What the data speak to is correspondence with the human reference, not reliability across repeated runs.</w:t>
      </w:r>
    </w:p>
    <w:p>
      <w:pPr>
        <w:pStyle w:val="BodyText"/>
        <w:spacing w:lineRule="auto" w:line="360"/>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empirical data reveal a clear divergence in the evaluation of this hypothesis. On error (MAE), the prediction holds: cultural familiarity was among the largest sources of error across models. But enactment potential and motional salience — the dimensions H2 predicted would be easiest — had among the lowest MAEs for Gemini 3.8 Flash, a pattern consistent with the restricted human rating distributions, which does not by itself establish item-specific discrimination. On ranking (Spearman ρ), the pattern is closer to H2’s prediction, but for a more transparent reason: iconicity and sensorimotor imagery had the most consistent rank correlations, while motional salience and enactment potential — despite low error — had weaker rank correlations. H2 therefore receives mixed descriptive support, and the dimensions where this split appeared most strongly (enactment potential, motional salience, and facial expression) are those with the smallest between-item variance in the human data (SD of item means = 0.34, 0.42, and 0.50). Their single-rater agreement was also low (α = .09, .17, and .17), but their item means remained reliable (.75 to .88), so the weak rank correlations cannot be attributed to an unreliable reference.</w:t>
      </w:r>
    </w:p>
    <w:p>
      <w:pPr>
        <w:pStyle w:val="BodyText"/>
        <w:spacing w:lineRule="auto" w:line="360"/>
        <w:ind w:firstLine="720"/>
        <w:jc w:val="both"/>
        <w:rPr>
          <w:rFonts w:cs="Times New Roman"/>
          <w:color w:val="auto"/>
          <w:sz w:val="24"/>
          <w:szCs w:val="24"/>
        </w:rPr>
      </w:pPr>
      <w:r>
        <w:rPr>
          <w:rFonts w:cs="Times New Roman"/>
          <w:b/>
          <w:bCs/>
          <w:color w:val="auto"/>
          <w:sz w:val="24"/>
          <w:szCs w:val="24"/>
        </w:rPr>
        <w:t>RQ3 (alignment for covariate use).</w:t>
      </w:r>
      <w:r>
        <w:rPr>
          <w:rFonts w:cs="Times New Roman"/>
          <w:color w:val="auto"/>
          <w:sz w:val="24"/>
          <w:szCs w:val="24"/>
        </w:rPr>
        <w:t xml:space="preserve"> This prediction receives partial, dimension-dependent support. The mismatched-control analysis is the strongest evidence in the models’ favor: every configuration rated mismatched pairs lower on iconicity than matched pairs, showing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pPr>
        <w:pStyle w:val="BodyText"/>
        <w:spacing w:lineRule="auto" w:line="360"/>
        <w:ind w:firstLine="720"/>
        <w:jc w:val="both"/>
        <w:rPr>
          <w:rFonts w:cs="Times New Roman"/>
          <w:color w:val="auto"/>
          <w:sz w:val="24"/>
          <w:szCs w:val="24"/>
        </w:rPr>
      </w:pPr>
      <w:r>
        <w:rPr>
          <w:rFonts w:cs="Times New Roman"/>
          <w:b/>
          <w:bCs/>
          <w:color w:val="auto"/>
          <w:sz w:val="24"/>
          <w:szCs w:val="24"/>
        </w:rPr>
        <w:t>RQ4/H4 (disagreement mirrors human disagreement).</w:t>
      </w:r>
      <w:r>
        <w:rPr>
          <w:rFonts w:cs="Times New Roman"/>
          <w:color w:val="auto"/>
          <w:sz w:val="24"/>
          <w:szCs w:val="24"/>
        </w:rPr>
        <w:t xml:space="preserve"> The two datasets converge here in an informative way. In the human data, chance-corrected agreement was lowest for motional salience and enactment potential, where between-video variance was also smallest. In the model data, those same two dimensions show the clearest low-error/low-ranking split. This is consistent with H4’s core prediction, though the mechanism looks less like “models replicate human uncertainty” and more like both humans and models working with items that carry little genuine between-item variance on these two dimensions — a structural property of the stimulus set rather than evidence of shared cognitive uncertainty. A direct item-level test gives limited support for H4: the spread of the twelve configurations’ ratings for an item correlated only weakly with the spread of human ratings for the same item (ρ = .07 to .38 across dimensions; .00 to .19 after controlling for each item’s distance from the scale midpoint). H3, which predicted lower human disagreement for more iconic gestures, received partial support: controlling for distance from the midpoint, human item SD decreased with iconicity for iconicity, sensorimotor imagery, complexity fit, and enactment potential (partial ρ = −.19 to −.35) but increased for facial expression (+.23).</w:t>
      </w:r>
    </w:p>
    <w:p>
      <w:pPr>
        <w:pStyle w:val="BodyText"/>
        <w:spacing w:lineRule="auto" w:line="360"/>
        <w:ind w:firstLine="720"/>
        <w:jc w:val="both"/>
        <w:rPr>
          <w:rFonts w:cs="Times New Roman"/>
          <w:color w:val="auto"/>
          <w:sz w:val="24"/>
          <w:szCs w:val="24"/>
        </w:rPr>
      </w:pPr>
      <w:r>
        <w:rPr>
          <w:rFonts w:cs="Times New Roman"/>
          <w:b/>
          <w:bCs/>
          <w:color w:val="auto"/>
          <w:sz w:val="24"/>
          <w:szCs w:val="24"/>
        </w:rPr>
        <w:t>RQ5/H5 (scalable pipeline feasibility).</w:t>
      </w:r>
      <w:r>
        <w:rPr>
          <w:rFonts w:cs="Times New Roman"/>
          <w:color w:val="auto"/>
          <w:sz w:val="24"/>
          <w:szCs w:val="24"/>
        </w:rPr>
        <w:t xml:space="preserve"> Cautiously supported for a subset of dimensions, not the full profile. The strongest practical case is Gemini 3.8 Flash at 1 fps:  a non-dominated cost–accuracy position, and reasonable iconicity/sensorimotor-imagery correlations. Cultural familiarity, with errors exceeding a full scale point for some configurations, is not ready for unsupervised large-scale use. Table 8 summarizes these findings.</w:t>
      </w:r>
    </w:p>
    <w:p>
      <w:pPr>
        <w:pStyle w:val="BodyText"/>
        <w:spacing w:lineRule="auto" w:line="360"/>
        <w:jc w:val="both"/>
        <w:rPr>
          <w:rFonts w:cs="Times New Roman"/>
          <w:b/>
          <w:bCs/>
          <w:color w:val="auto"/>
        </w:rPr>
      </w:pPr>
      <w:r>
        <w:rPr>
          <w:rFonts w:cs="Times New Roman"/>
          <w:b/>
          <w:bCs/>
          <w:color w:val="auto"/>
        </w:rPr>
      </w:r>
    </w:p>
    <w:p>
      <w:pPr>
        <w:pStyle w:val="BodyText"/>
        <w:keepNext w:val="true"/>
        <w:spacing w:lineRule="auto" w:line="360"/>
        <w:jc w:val="both"/>
        <w:rPr>
          <w:rFonts w:cs="Times New Roman"/>
          <w:color w:val="auto"/>
        </w:rPr>
      </w:pPr>
      <w:r>
        <w:rPr>
          <w:rFonts w:cs="Times New Roman"/>
          <w:b/>
          <w:bCs/>
          <w:color w:val="auto"/>
        </w:rPr>
        <w:t>Table 8.</w:t>
      </w:r>
      <w:r>
        <w:rPr>
          <w:rFonts w:cs="Times New Roman"/>
          <w:color w:val="auto"/>
        </w:rPr>
        <w:t xml:space="preserve"> </w:t>
      </w:r>
      <w:r>
        <w:rPr>
          <w:rFonts w:cs="Times New Roman"/>
          <w:i/>
          <w:iCs/>
          <w:color w:val="auto"/>
        </w:rPr>
        <w:t>Summary of findings by research question and hypothesis</w:t>
      </w:r>
    </w:p>
    <w:tbl>
      <w:tblPr>
        <w:tblStyle w:val="Table"/>
        <w:tblW w:w="500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962"/>
        <w:gridCol w:w="3026"/>
        <w:gridCol w:w="2047"/>
        <w:gridCol w:w="3567"/>
      </w:tblGrid>
      <w:tr>
        <w:trPr>
          <w:tblHeader w:val="true"/>
          <w:cantSplit/>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w:t>
            </w:r>
          </w:p>
        </w:tc>
        <w:tc>
          <w:tcPr>
            <w:tcW w:w="302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Question/Hypothesis</w:t>
            </w:r>
          </w:p>
        </w:tc>
        <w:tc>
          <w:tcPr>
            <w:tcW w:w="204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Verdict</w:t>
            </w:r>
          </w:p>
        </w:tc>
        <w:tc>
          <w:tcPr>
            <w:tcW w:w="356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Basis</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RQ1/H1</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Correspondence with human ratings</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ρ = .62–.69, but repeated-inference data were not collected to evaluate test-retest reliability directly</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RQ2/H2</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Grounded dimensions easier</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Mixed descriptive support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 ranks best; enactment/motional have lowest error but weakest ranking</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RQ3</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Alignment for covariate use</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 dimension-dependent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Strong mismatch sensitivity; cultural familiarity/facial salience too imprecise</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RQ4/H4</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Model disagreement mirrors human disagreement</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Consistent descriptive pattern; not directly tested</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Low human alpha and weak model ranking coincide; model uncertainty was not measured</w:t>
            </w:r>
          </w:p>
        </w:tc>
      </w:tr>
      <w:tr>
        <w:trPr>
          <w:cantSplit/>
        </w:trPr>
        <w:tc>
          <w:tcPr>
            <w:tcW w:w="962"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RQ5/H5</w:t>
            </w:r>
          </w:p>
        </w:tc>
        <w:tc>
          <w:tcPr>
            <w:tcW w:w="302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Scalable pipeline feasibility</w:t>
            </w:r>
          </w:p>
        </w:tc>
        <w:tc>
          <w:tcPr>
            <w:tcW w:w="204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Supported for a subset of dimensions only</w:t>
            </w:r>
          </w:p>
        </w:tc>
        <w:tc>
          <w:tcPr>
            <w:tcW w:w="356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Best case: Gemini 3.8 Flash, iconicity/imagery; weakest: cultural familiarity</w:t>
            </w:r>
          </w:p>
        </w:tc>
      </w:tr>
    </w:tbl>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sz w:val="24"/>
          <w:szCs w:val="24"/>
        </w:rPr>
      </w:pPr>
      <w:r>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(Krippendorff’s α = .09 and .18, respectively). The benchmark’s limitations, in other words, are not purely a property of the models — they are partly inherited from measurement properties already visible before any model was involved.</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pPr>
        <w:pStyle w:val="Heading2"/>
        <w:keepNext w:val="true"/>
        <w:spacing w:lineRule="auto" w:line="360"/>
        <w:jc w:val="both"/>
        <w:rPr>
          <w:rFonts w:ascii="Times New Roman" w:hAnsi="Times New Roman" w:cs="Times New Roman"/>
          <w:color w:val="auto"/>
        </w:rPr>
      </w:pPr>
      <w:bookmarkStart w:id="10" w:name="X686efb692146e98c1ba56d81b6d24cf3e870cbe"/>
      <w:bookmarkEnd w:id="9"/>
      <w:r>
        <w:rPr>
          <w:rFonts w:cs="Times New Roman" w:ascii="Times New Roman" w:hAnsi="Times New Roman"/>
          <w:color w:val="auto"/>
        </w:rPr>
        <w:t>7.2 Implications for characterizing gesture stimuli</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pPr>
        <w:pStyle w:val="BodyText"/>
        <w:spacing w:lineRule="auto" w:line="360"/>
        <w:ind w:firstLine="720"/>
        <w:jc w:val="both"/>
        <w:rPr>
          <w:rFonts w:cs="Times New Roman"/>
          <w:color w:val="auto"/>
        </w:rPr>
      </w:pPr>
      <w:r>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pPr>
        <w:pStyle w:val="Heading2"/>
        <w:keepNext w:val="true"/>
        <w:spacing w:lineRule="auto" w:line="360"/>
        <w:jc w:val="both"/>
        <w:rPr>
          <w:rFonts w:ascii="Times New Roman" w:hAnsi="Times New Roman" w:cs="Times New Roman"/>
          <w:color w:val="auto"/>
        </w:rPr>
      </w:pPr>
      <w:bookmarkStart w:id="11" w:name="absolute-agreement-and-item-ranking"/>
      <w:bookmarkEnd w:id="10"/>
      <w:r>
        <w:rPr>
          <w:rFonts w:cs="Times New Roman" w:ascii="Times New Roman" w:hAnsi="Times New Roman"/>
          <w:color w:val="auto"/>
        </w:rPr>
        <w:t>7.3 Absolute agreement and item ranking</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distinction between absolute error and rank-order association is particularly important when ratings are intended as covariates. A model that assigns nearly constant scores can approximate 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rank correlations observed for otherwise low-error dimensions such as motional salience and enactment potential, illustrate these two distinct failure modes.</w:t>
      </w:r>
    </w:p>
    <w:p>
      <w:pPr>
        <w:pStyle w:val="BodyText"/>
        <w:spacing w:lineRule="auto" w:line="360"/>
        <w:ind w:firstLine="720"/>
        <w:jc w:val="both"/>
        <w:rPr>
          <w:rFonts w:cs="Times New Roman"/>
          <w:color w:val="auto"/>
          <w:sz w:val="24"/>
          <w:szCs w:val="24"/>
        </w:rPr>
      </w:pPr>
      <w:r>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pPr>
        <w:pStyle w:val="Heading2"/>
        <w:keepNext w:val="true"/>
        <w:spacing w:lineRule="auto" w:line="360"/>
        <w:jc w:val="both"/>
        <w:rPr>
          <w:rFonts w:ascii="Times New Roman" w:hAnsi="Times New Roman" w:cs="Times New Roman"/>
          <w:color w:val="auto"/>
        </w:rPr>
      </w:pPr>
      <w:bookmarkStart w:id="12" w:name="Xfd226dc9833bf83137261fffc0962db75ebedaf"/>
      <w:bookmarkEnd w:id="11"/>
      <w:r>
        <w:rPr>
          <w:rFonts w:cs="Times New Roman" w:ascii="Times New Roman" w:hAnsi="Times New Roman"/>
          <w:color w:val="auto"/>
        </w:rPr>
        <w:t>7.4 Operational definitions and population dependence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pPr>
        <w:pStyle w:val="BodyText"/>
        <w:spacing w:lineRule="auto" w:line="360"/>
        <w:ind w:firstLine="720"/>
        <w:jc w:val="both"/>
        <w:rPr>
          <w:rFonts w:cs="Times New Roman"/>
          <w:color w:val="auto"/>
          <w:sz w:val="24"/>
          <w:szCs w:val="24"/>
        </w:rPr>
      </w:pPr>
      <w:commentRangeStart w:id="7"/>
      <w:r>
        <w:rPr>
          <w:rFonts w:cs="Times New Roman"/>
          <w:color w:val="auto"/>
          <w:sz w:val="24"/>
          <w:szCs w:val="24"/>
        </w:rPr>
        <w:t>Cultural familiarity was among the largest sources of error across the reported configurations.</w:t>
      </w:r>
      <w:r>
        <w:rPr>
          <w:rFonts w:cs="Times New Roman"/>
          <w:color w:val="auto"/>
          <w:sz w:val="24"/>
          <w:szCs w:val="24"/>
        </w:rPr>
      </w:r>
      <w:commentRangeEnd w:id="7"/>
      <w:r>
        <w:commentReference w:id="7"/>
      </w:r>
      <w:r>
        <w:rPr>
          <w:rFonts w:cs="Times New Roman"/>
          <w:color w:val="auto"/>
          <w:sz w:val="24"/>
          <w:szCs w:val="24"/>
        </w:rPr>
        <w:t xml:space="preserve">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Several of these dimensions also showed substantial model–human error. A pooled human reference for these dimensions is therefore not a stable target; rather, it shifts depending on which cohorts are sampled and in what proportion. A model score benchmarked against such a target, or later validated against a differently composed cohort, may appear to succeed or fail for reasons that have nothing to do with the model’s visual reasoning. Cohort-specific validation and transparent specification of the intended reference population are needed before ratings on these dimensions are applied in a different instructional or cultural setting.</w:t>
      </w:r>
    </w:p>
    <w:p>
      <w:pPr>
        <w:pStyle w:val="BodyText"/>
        <w:spacing w:lineRule="auto" w:line="360"/>
        <w:ind w:firstLine="720"/>
        <w:jc w:val="both"/>
        <w:rPr>
          <w:rFonts w:cs="Times New Roman"/>
          <w:color w:val="auto"/>
          <w:sz w:val="24"/>
          <w:szCs w:val="24"/>
        </w:rPr>
      </w:pPr>
      <w:r>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pPr>
        <w:pStyle w:val="Heading2"/>
        <w:keepNext w:val="true"/>
        <w:spacing w:lineRule="auto" w:line="360"/>
        <w:jc w:val="both"/>
        <w:rPr>
          <w:rFonts w:ascii="Times New Roman" w:hAnsi="Times New Roman" w:cs="Times New Roman"/>
          <w:color w:val="auto"/>
        </w:rPr>
      </w:pPr>
      <w:bookmarkStart w:id="13" w:name="X084703eda233cb054c0481976e9c53ba02d1014"/>
      <w:bookmarkEnd w:id="12"/>
      <w:r>
        <w:rPr>
          <w:rFonts w:cs="Times New Roman" w:ascii="Times New Roman" w:hAnsi="Times New Roman"/>
          <w:color w:val="auto"/>
        </w:rPr>
        <w:t>7.5 Implications for automated annotation procedures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pPr>
        <w:pStyle w:val="BodyText"/>
        <w:spacing w:lineRule="auto" w:line="360"/>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run-to-run variability.</w:t>
      </w:r>
    </w:p>
    <w:p>
      <w:pPr>
        <w:pStyle w:val="BodyText"/>
        <w:spacing w:lineRule="auto" w:line="360"/>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 (such as items with high human rating variability or large disagreement between configurations). Model selection should be guided by which dimensions a given study actually needs, 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pPr>
        <w:pStyle w:val="Heading2"/>
        <w:keepNext w:val="true"/>
        <w:spacing w:lineRule="auto" w:line="360"/>
        <w:jc w:val="both"/>
        <w:rPr>
          <w:rFonts w:ascii="Times New Roman" w:hAnsi="Times New Roman" w:cs="Times New Roman"/>
          <w:color w:val="auto"/>
        </w:rPr>
      </w:pPr>
      <w:bookmarkStart w:id="14" w:name="limitations"/>
      <w:bookmarkEnd w:id="13"/>
      <w:r>
        <w:rPr>
          <w:rFonts w:cs="Times New Roman" w:ascii="Times New Roman" w:hAnsi="Times New Roman"/>
          <w:color w:val="auto"/>
        </w:rPr>
        <w:t>7.6 Limitations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Several limitations qualify how these findings should be read. </w:t>
      </w:r>
      <w:commentRangeStart w:id="8"/>
      <w:r>
        <w:rPr>
          <w:rFonts w:cs="Times New Roman" w:ascii="Times New Roman" w:hAnsi="Times New Roman"/>
        </w:rPr>
        <w:t>First, reliability in the strict sense was not tested.</w:t>
      </w:r>
      <w:r>
        <w:rPr>
          <w:rFonts w:cs="Times New Roman" w:ascii="Times New Roman" w:hAnsi="Times New Roman"/>
        </w:rPr>
      </w:r>
      <w:commentRangeEnd w:id="8"/>
      <w:r>
        <w:commentReference w:id="8"/>
      </w:r>
      <w:r>
        <w:rPr>
          <w:rFonts w:cs="Times New Roman" w:ascii="Times New Roman" w:hAnsi="Times New Roman"/>
        </w:rPr>
        <w:t xml:space="preserve"> The reported benchmark compares only a single run per configuration against a fixed human reference. This design measures correspondence with an external reference, but not reliability in the psychometric sense of self-consistency, since whether a given model would return the same rating for the same clip on a second attempt, or under a reworded but equivalent prompt, remains untested.</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Second, fine-tuning was not evaluated. All twelve evaluated model and sampling conditions are zero-shot prompting implementations across four commercial model families, and no fine-tuned model was included in this benchmark.</w:t>
      </w:r>
    </w:p>
    <w:p>
      <w:pPr>
        <w:pStyle w:val="BodyText"/>
        <w:spacing w:lineRule="auto" w:line="360"/>
        <w:ind w:firstLine="720"/>
        <w:jc w:val="both"/>
        <w:rPr>
          <w:rFonts w:cs="Times New Roman"/>
          <w:color w:val="auto"/>
          <w:sz w:val="24"/>
          <w:szCs w:val="24"/>
        </w:rPr>
      </w:pPr>
      <w:r>
        <w:rPr>
          <w:rFonts w:cs="Times New Roman"/>
          <w:color w:val="auto"/>
          <w:sz w:val="24"/>
          <w:szCs w:val="24"/>
        </w:rPr>
        <w:t>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one particular, cohort-composition-dependent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t>
      </w:r>
    </w:p>
    <w:p>
      <w:pPr>
        <w:pStyle w:val="BodyText"/>
        <w:spacing w:lineRule="auto" w:line="360"/>
        <w:ind w:firstLine="720"/>
        <w:jc w:val="both"/>
        <w:rPr>
          <w:rFonts w:cs="Times New Roman"/>
          <w:color w:val="auto"/>
          <w:sz w:val="24"/>
          <w:szCs w:val="24"/>
        </w:rPr>
      </w:pPr>
      <w:r>
        <w:rPr>
          <w:rFonts w:cs="Times New Roman"/>
          <w:color w:val="auto"/>
          <w:sz w:val="24"/>
          <w:szCs w:val="24"/>
        </w:rPr>
        <w:t>Fourth,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14 clips were evaluated under both correct and unrelated labels, with different human participants rating the two versions. These controls were deliberately selected to produce low semantic compatibility, so the observed effect should not be assumed to generalize to all clips or types of mismatch. Relatedly, all gesture videos featured a single performer recorded once under standardized conditions, so whether model or human ratings would generalize to a different performer, a different recording style, or repeated takes of the same gesture is not addressed by this design.</w:t>
      </w:r>
    </w:p>
    <w:p>
      <w:pPr>
        <w:pStyle w:val="BodyText"/>
        <w:spacing w:lineRule="auto" w:line="360"/>
        <w:ind w:firstLine="720"/>
        <w:jc w:val="both"/>
        <w:rPr>
          <w:rFonts w:cs="Times New Roman"/>
          <w:color w:val="auto"/>
          <w:sz w:val="24"/>
          <w:szCs w:val="24"/>
        </w:rPr>
      </w:pPr>
      <w:r>
        <w:rPr>
          <w:rFonts w:cs="Times New Roman"/>
          <w:color w:val="auto"/>
          <w:sz w:val="24"/>
          <w:szCs w:val="24"/>
        </w:rPr>
        <w:t>Fifth,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pPr>
        <w:pStyle w:val="BodyText"/>
        <w:spacing w:lineRule="auto" w:line="360"/>
        <w:ind w:firstLine="720"/>
        <w:jc w:val="both"/>
        <w:rPr>
          <w:rFonts w:cs="Times New Roman"/>
          <w:color w:val="auto"/>
          <w:sz w:val="24"/>
          <w:szCs w:val="24"/>
        </w:rPr>
      </w:pPr>
      <w:r>
        <w:rPr>
          <w:rFonts w:cs="Times New Roman"/>
          <w:color w:val="auto"/>
          <w:sz w:val="24"/>
          <w:szCs w:val="24"/>
        </w:rPr>
        <w:t>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Furthermore, all model-to-model and configuration-level comparisons reported here—cost, error, and correlation alike—are descriptive rather than inferential, as no formal significance tests were conducted for differences between configurations, nor was repeatability across repeated inferences assessed; comparative descriptions should therefore be understood as characterizing the observed benchmark rather than statistically confirmed or reproducible performance differences.</w:t>
      </w:r>
    </w:p>
    <w:p>
      <w:pPr>
        <w:pStyle w:val="Heading2"/>
        <w:keepNext w:val="true"/>
        <w:spacing w:lineRule="auto" w:line="360"/>
        <w:jc w:val="both"/>
        <w:rPr>
          <w:rFonts w:ascii="Times New Roman" w:hAnsi="Times New Roman" w:cs="Times New Roman"/>
          <w:color w:val="auto"/>
        </w:rPr>
      </w:pPr>
      <w:bookmarkStart w:id="15" w:name="future-directions"/>
      <w:bookmarkEnd w:id="14"/>
      <w:r>
        <w:rPr>
          <w:rFonts w:cs="Times New Roman" w:ascii="Times New Roman" w:hAnsi="Times New Roman"/>
          <w:color w:val="auto"/>
        </w:rPr>
        <w:t>7.7 Future directions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Several extensions follow directly from the limitations above. A reliability study, repeating inference on the same items across multiple runs, prompt paraphrases, and, where available, temperature or sampling settings, would establish whether VLM ratings are stable enough to trust a single pass, which the present design cannot determine. A direct zero-shot-versus-fine-tuned comparison, using the same stimulus set and evaluation pipeline reported here, would establish whether domain-specific adaptation improves alignment. Because cultural familiarity and several other dimensions proved population-dependent even in the human data, a deliberately cross-cultural validation design—sampling comparable numbers of raters and, ideally, comparable model prompts across language and cultural cohorts—would help separate genuine model limitations from reference-target instability. Expanding the present control design to more clips and a wider range of mismatched labels would help establish how broadly its findings generalize. Most importantly, connecting GMSM dimension scores, 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retaining explicit control-item mappings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pPr>
        <w:pStyle w:val="Heading1"/>
        <w:keepNext w:val="true"/>
        <w:spacing w:lineRule="auto" w:line="360"/>
        <w:jc w:val="both"/>
        <w:rPr>
          <w:rFonts w:ascii="Times New Roman" w:hAnsi="Times New Roman" w:cs="Times New Roman"/>
          <w:color w:val="auto"/>
        </w:rPr>
      </w:pPr>
      <w:bookmarkStart w:id="16" w:name="conclusion"/>
      <w:bookmarkEnd w:id="15"/>
      <w:r>
        <w:rPr>
          <w:rFonts w:cs="Times New Roman" w:ascii="Times New Roman" w:hAnsi="Times New Roman"/>
          <w:color w:val="auto"/>
        </w:rPr>
        <w:t>8. Conclusion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methodological bottleneck motivating this study—namely, that characterizing gesture from video is slow, costly, and difficult to scale—remains a major barrier in educational and psycholinguistic research. Video-language models offer a promising but partial solution. Across seven GMSM-aligned dimensions, model-generated ratings demonstrated genuine yet uneven correspondence with human judgment: they proved consistently informative for visually transparent dimensions such as iconicity and sensorimotor imagery, yet unreliable for population-dependent dimensions such as cultural familiarity and facial-expression salience, where errors approached or exceeded a full scale point and the human reference itself exhibited substantial cross-cohort variation. Absolute error, systematic bias, and within-dimension ranking provided complementary rather than redundant insights, failing to favor any single configuration universally. This underscores that our benchmark establishes descriptive correspondence with human judgment rather than predictive validity for learning outcomes. Consequently, automated gesture annotation should not be evaluated as a binary dichotomy of whether VLMs “work” or “fail.” Rather, VLMs should be deployed selectively and dimension-specifically, retaining systematic human oversight for ambiguous and culturally contingent items. When applied within these deliberate methodological boundaries, VLMs may help scale instructional gesture norming while leaving their ultimate predictive efficacy for vocabulary learning to rigorous empirical testing.</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w:t>
      </w:r>
      <w:commentRangeStart w:id="9"/>
      <w:r>
        <w:rPr>
          <w:rFonts w:eastAsia="Times New Roman" w:cs="Times New Roman"/>
          <w:bCs/>
          <w:color w:val="auto"/>
          <w:sz w:val="24"/>
          <w:szCs w:val="24"/>
          <w:lang w:val="en-GB" w:eastAsia="es-ES"/>
        </w:rPr>
        <w:t>Participant-level records are not included in this aggregate release.</w:t>
      </w:r>
      <w:commentRangeEnd w:id="9"/>
      <w:r>
        <w:commentReference w:id="9"/>
      </w:r>
      <w:r>
        <w:rPr>
          <w:rFonts w:eastAsia="Times New Roman" w:cs="Times New Roman"/>
          <w:bCs/>
          <w:color w:val="auto"/>
          <w:sz w:val="24"/>
          <w:szCs w:val="24"/>
          <w:lang w:val="en-GB" w:eastAsia="es-ES"/>
        </w:rPr>
      </w:r>
      <w:bookmarkEnd w:id="16"/>
    </w:p>
    <w:p>
      <w:pPr>
        <w:pStyle w:val="Normal"/>
        <w:rPr>
          <w:rFonts w:cs="Times New Roman"/>
          <w:color w:val="auto"/>
          <w:sz w:val="24"/>
          <w:szCs w:val="24"/>
        </w:rPr>
      </w:pPr>
      <w:r>
        <w:rPr>
          <w:rFonts w:cs="Times New Roman"/>
          <w:color w:val="auto"/>
          <w:sz w:val="24"/>
          <w:szCs w:val="24"/>
        </w:rPr>
      </w:r>
    </w:p>
    <w:p>
      <w:pPr>
        <w:pStyle w:val="Heading1"/>
        <w:keepNext w:val="true"/>
        <w:rPr>
          <w:rFonts w:ascii="Times New Roman" w:hAnsi="Times New Roman" w:cs="Times New Roman"/>
          <w:color w:val="auto"/>
        </w:rPr>
      </w:pPr>
      <w:r>
        <w:rPr>
          <w:rFonts w:cs="Times New Roman" w:ascii="Times New Roman" w:hAnsi="Times New Roman"/>
          <w:color w:val="auto"/>
        </w:rPr>
        <w:t>References</w:t>
      </w:r>
    </w:p>
    <w:p>
      <w:pPr>
        <w:pStyle w:val="Normal"/>
        <w:widowControl w:val="false"/>
        <w:spacing w:lineRule="auto" w:line="240"/>
        <w:ind w:hanging="480" w:start="480"/>
        <w:rPr>
          <w:rFonts w:cs="Times New Roman"/>
        </w:rPr>
      </w:pPr>
      <w:r>
        <w:fldChar w:fldCharType="begin"/>
      </w:r>
      <w:r>
        <w:rPr/>
        <w:instrText xml:space="preserve">ADDIN Mendeley Bibliography CSL_BIBLIOGRAPHY</w:instrText>
      </w:r>
      <w:r>
        <w:rPr/>
      </w:r>
      <w:r>
        <w:rPr/>
        <w:fldChar w:fldCharType="separate"/>
      </w:r>
      <w:r>
        <w:rPr/>
      </w:r>
      <w:r>
        <w:rPr>
          <w:rFonts w:cs="Times New Roman"/>
        </w:rPr>
        <w:t xml:space="preserve">Bäckman, L., &amp; Nilsson, L.-G. (1985). Prerequisites for lack of age differences in memory performance. </w:t>
      </w:r>
      <w:r>
        <w:rPr>
          <w:rFonts w:cs="Times New Roman"/>
          <w:i/>
          <w:iCs/>
        </w:rPr>
        <w:t>Experimental Aging Research</w:t>
      </w:r>
      <w:r>
        <w:rPr>
          <w:rFonts w:cs="Times New Roman"/>
        </w:rPr>
        <w:t xml:space="preserve">, </w:t>
      </w:r>
      <w:r>
        <w:rPr>
          <w:rFonts w:cs="Times New Roman"/>
          <w:i/>
          <w:iCs/>
        </w:rPr>
        <w:t>11</w:t>
      </w:r>
      <w:r>
        <w:rPr>
          <w:rFonts w:cs="Times New Roman"/>
        </w:rPr>
        <w:t>(2), 67–73. https://doi.org/10.1080/03610738508259282</w:t>
      </w:r>
    </w:p>
    <w:p>
      <w:pPr>
        <w:pStyle w:val="Normal"/>
        <w:widowControl w:val="false"/>
        <w:spacing w:lineRule="auto" w:line="240"/>
        <w:ind w:hanging="480" w:start="480"/>
        <w:rPr>
          <w:rFonts w:cs="Times New Roman"/>
        </w:rPr>
      </w:pPr>
      <w:r>
        <w:rPr>
          <w:rFonts w:cs="Times New Roman"/>
        </w:rPr>
        <w:t xml:space="preserve">Balconi, M., Fronda, G., &amp; Bartolo, A. (2021). Affective, Social, and Informative Gestures Reproduction in Human Interaction:  Hyperscanning and Brain Connectivity. </w:t>
      </w:r>
      <w:r>
        <w:rPr>
          <w:rFonts w:cs="Times New Roman"/>
          <w:i/>
          <w:iCs/>
        </w:rPr>
        <w:t>Journal of Motor Behavior</w:t>
      </w:r>
      <w:r>
        <w:rPr>
          <w:rFonts w:cs="Times New Roman"/>
        </w:rPr>
        <w:t xml:space="preserve">, </w:t>
      </w:r>
      <w:r>
        <w:rPr>
          <w:rFonts w:cs="Times New Roman"/>
          <w:i/>
          <w:iCs/>
        </w:rPr>
        <w:t>53</w:t>
      </w:r>
      <w:r>
        <w:rPr>
          <w:rFonts w:cs="Times New Roman"/>
        </w:rPr>
        <w:t>(3), 296–315. https://doi.org/10.1080/00222895.2020.1774490</w:t>
      </w:r>
    </w:p>
    <w:p>
      <w:pPr>
        <w:pStyle w:val="Normal"/>
        <w:widowControl w:val="false"/>
        <w:spacing w:lineRule="auto" w:line="240"/>
        <w:ind w:hanging="480" w:start="480"/>
        <w:rPr>
          <w:rFonts w:cs="Times New Roman"/>
        </w:rPr>
      </w:pPr>
      <w:r>
        <w:rPr>
          <w:rFonts w:cs="Times New Roman"/>
        </w:rPr>
        <w:t xml:space="preserve">Barsalou, L. W. (2008). Grounded Cognition. </w:t>
      </w:r>
      <w:r>
        <w:rPr>
          <w:rFonts w:cs="Times New Roman"/>
          <w:i/>
          <w:iCs/>
        </w:rPr>
        <w:t>Annual Review of Psychology</w:t>
      </w:r>
      <w:r>
        <w:rPr>
          <w:rFonts w:cs="Times New Roman"/>
        </w:rPr>
        <w:t xml:space="preserve">, </w:t>
      </w:r>
      <w:r>
        <w:rPr>
          <w:rFonts w:cs="Times New Roman"/>
          <w:i/>
          <w:iCs/>
        </w:rPr>
        <w:t>59</w:t>
      </w:r>
      <w:r>
        <w:rPr>
          <w:rFonts w:cs="Times New Roman"/>
        </w:rPr>
        <w:t>(1), 617–645. https://doi.org/10.1146/annurev.psych.59.103006.093639</w:t>
      </w:r>
    </w:p>
    <w:p>
      <w:pPr>
        <w:pStyle w:val="Normal"/>
        <w:widowControl w:val="false"/>
        <w:spacing w:lineRule="auto" w:line="240"/>
        <w:ind w:hanging="480" w:start="480"/>
        <w:rPr>
          <w:rFonts w:cs="Times New Roman"/>
        </w:rPr>
      </w:pPr>
      <w:r>
        <w:rPr>
          <w:rFonts w:cs="Times New Roman"/>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pPr>
        <w:pStyle w:val="Normal"/>
        <w:widowControl w:val="false"/>
        <w:spacing w:lineRule="auto" w:line="240"/>
        <w:ind w:hanging="480" w:start="480"/>
        <w:rPr>
          <w:rFonts w:cs="Times New Roman"/>
        </w:rPr>
      </w:pPr>
      <w:r>
        <w:rPr>
          <w:rFonts w:cs="Times New Roman"/>
        </w:rPr>
        <w:t xml:space="preserve">Bavaresco, A., de Heer Kloots, M., Pezzelle, S., &amp; Fernández, R. (2026). </w:t>
      </w:r>
      <w:r>
        <w:rPr>
          <w:rFonts w:cs="Times New Roman"/>
          <w:i/>
          <w:iCs/>
        </w:rPr>
        <w:t>Vision-Language Models Align with Human Neural Representations in Concept Processing</w:t>
      </w:r>
      <w:r>
        <w:rPr>
          <w:rFonts w:cs="Times New Roman"/>
        </w:rPr>
        <w:t>. Proceedings of the 19th Conference of the European Chapter of the Association for Computational Linguistics (Volume 1: Long Papers), 3255–3274. https://doi.org/10.18653/v1/2026.eacl-long.150</w:t>
      </w:r>
    </w:p>
    <w:p>
      <w:pPr>
        <w:pStyle w:val="Normal"/>
        <w:widowControl w:val="false"/>
        <w:spacing w:lineRule="auto" w:line="240"/>
        <w:ind w:hanging="480" w:start="480"/>
        <w:rPr>
          <w:rFonts w:cs="Times New Roman"/>
        </w:rPr>
      </w:pPr>
      <w:r>
        <w:rPr>
          <w:rFonts w:cs="Times New Roman"/>
        </w:rPr>
        <w:t>Bertasius, G., Wang, H., &amp; Torresani, L. (2021). Is Space-Time Attention All You Need for Video Understanding? Proceedings of the 38th International Conference on Machine Learning, 139, 813–824. https://proceedings.mlr.press/v139/bertasius21a.html</w:t>
      </w:r>
    </w:p>
    <w:p>
      <w:pPr>
        <w:pStyle w:val="Normal"/>
        <w:widowControl w:val="false"/>
        <w:spacing w:lineRule="auto" w:line="240"/>
        <w:ind w:hanging="480" w:start="480"/>
        <w:rPr>
          <w:rFonts w:cs="Times New Roman"/>
        </w:rPr>
      </w:pPr>
      <w:r>
        <w:rPr>
          <w:rFonts w:cs="Times New Roman"/>
        </w:rPr>
        <w:t xml:space="preserve">Billot-Vasquez, K., Lian, Z., Hirata, Y., &amp; Kelly, S. D. (2020). Emblem Gestures Improve Perception and Evaluation of Non-native Speech. </w:t>
      </w:r>
      <w:r>
        <w:rPr>
          <w:rFonts w:cs="Times New Roman"/>
          <w:i/>
          <w:iCs/>
        </w:rPr>
        <w:t>Frontiers in Psychology</w:t>
      </w:r>
      <w:r>
        <w:rPr>
          <w:rFonts w:cs="Times New Roman"/>
        </w:rPr>
        <w:t xml:space="preserve">, </w:t>
      </w:r>
      <w:r>
        <w:rPr>
          <w:rFonts w:cs="Times New Roman"/>
          <w:i/>
          <w:iCs/>
        </w:rPr>
        <w:t>Volume 11</w:t>
      </w:r>
      <w:r>
        <w:rPr>
          <w:rFonts w:cs="Times New Roman"/>
        </w:rPr>
        <w:t>-</w:t>
      </w:r>
      <w:r>
        <w:rPr>
          <w:rFonts w:cs="Times New Roman"/>
          <w:i/>
          <w:iCs/>
        </w:rPr>
        <w:t>2020</w:t>
      </w:r>
      <w:r>
        <w:rPr>
          <w:rFonts w:cs="Times New Roman"/>
        </w:rPr>
        <w:t>.</w:t>
      </w:r>
    </w:p>
    <w:p>
      <w:pPr>
        <w:pStyle w:val="Normal"/>
        <w:widowControl w:val="false"/>
        <w:spacing w:lineRule="auto" w:line="240"/>
        <w:ind w:hanging="480" w:start="480"/>
        <w:rPr>
          <w:rFonts w:cs="Times New Roman"/>
        </w:rPr>
      </w:pPr>
      <w:r>
        <w:rPr>
          <w:rFonts w:cs="Times New Roman"/>
        </w:rPr>
        <w:t>Cao, Z., Simon, T., Wei, S.-E., &amp; Sheikh, Y. (2017). Realtime Multi-Person 2D Pose Estimation using Part Affinity Fields. Proceedings of the IEEE Conference on Computer Vision and Pattern Recognition, 7291–7299. https://arxiv.org/abs/1611.08050</w:t>
      </w:r>
    </w:p>
    <w:p>
      <w:pPr>
        <w:pStyle w:val="Normal"/>
        <w:widowControl w:val="false"/>
        <w:spacing w:lineRule="auto" w:line="240"/>
        <w:ind w:hanging="480" w:start="480"/>
        <w:rPr>
          <w:rFonts w:cs="Times New Roman"/>
        </w:rPr>
      </w:pPr>
      <w:r>
        <w:rPr>
          <w:rFonts w:cs="Times New Roman"/>
        </w:rPr>
        <w:t xml:space="preserve">Chen, O., Paas, F., &amp; Sweller, J. (2023). A cognitive load theory approach to defining and measuring task complexity through element interactivity. In </w:t>
      </w:r>
      <w:r>
        <w:rPr>
          <w:rFonts w:cs="Times New Roman"/>
          <w:i/>
          <w:iCs/>
        </w:rPr>
        <w:t>Educational Psychology Review</w:t>
      </w:r>
      <w:r>
        <w:rPr>
          <w:rFonts w:cs="Times New Roman"/>
        </w:rPr>
        <w:t xml:space="preserve"> (Vol. 35, Issue 2). Springer. https://doi.org/10.1007/s10648-023-09782-w</w:t>
      </w:r>
    </w:p>
    <w:p>
      <w:pPr>
        <w:pStyle w:val="Normal"/>
        <w:widowControl w:val="false"/>
        <w:spacing w:lineRule="auto" w:line="240"/>
        <w:ind w:hanging="480" w:start="480"/>
        <w:rPr>
          <w:rFonts w:cs="Times New Roman"/>
        </w:rPr>
      </w:pPr>
      <w:r>
        <w:rPr>
          <w:rFonts w:cs="Times New Roman"/>
        </w:rPr>
        <w:t xml:space="preserve">Cohen, R. L. (1981). On the generality of some memory laws. </w:t>
      </w:r>
      <w:r>
        <w:rPr>
          <w:rFonts w:cs="Times New Roman"/>
          <w:i/>
          <w:iCs/>
        </w:rPr>
        <w:t>Scandinavian Journal of Psychology</w:t>
      </w:r>
      <w:r>
        <w:rPr>
          <w:rFonts w:cs="Times New Roman"/>
        </w:rPr>
        <w:t xml:space="preserve">, </w:t>
      </w:r>
      <w:r>
        <w:rPr>
          <w:rFonts w:cs="Times New Roman"/>
          <w:i/>
          <w:iCs/>
        </w:rPr>
        <w:t>22</w:t>
      </w:r>
      <w:r>
        <w:rPr>
          <w:rFonts w:cs="Times New Roman"/>
        </w:rPr>
        <w:t>(1), 267–281. https://doi.org/10.1111/j.1467-9450.1981.tb00402.x</w:t>
      </w:r>
    </w:p>
    <w:p>
      <w:pPr>
        <w:pStyle w:val="Normal"/>
        <w:widowControl w:val="false"/>
        <w:spacing w:lineRule="auto" w:line="240"/>
        <w:ind w:hanging="480" w:start="480"/>
        <w:rPr>
          <w:rFonts w:cs="Times New Roman"/>
        </w:rPr>
      </w:pPr>
      <w:r>
        <w:rPr>
          <w:rFonts w:cs="Times New Roman"/>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Pr>
          <w:rFonts w:cs="Times New Roman"/>
          <w:i/>
          <w:iCs/>
        </w:rPr>
        <w:t>Journal of Cognition</w:t>
      </w:r>
      <w:r>
        <w:rPr>
          <w:rFonts w:cs="Times New Roman"/>
        </w:rPr>
        <w:t>. https://doi.org/10.5334/joc.482</w:t>
      </w:r>
    </w:p>
    <w:p>
      <w:pPr>
        <w:pStyle w:val="Normal"/>
        <w:widowControl w:val="false"/>
        <w:spacing w:lineRule="auto" w:line="240"/>
        <w:ind w:hanging="480" w:start="480"/>
        <w:rPr>
          <w:rFonts w:cs="Times New Roman"/>
        </w:rPr>
      </w:pPr>
      <w:r>
        <w:rPr>
          <w:rFonts w:cs="Times New Roman"/>
        </w:rPr>
        <w:t xml:space="preserve">Cook, S. W., Yip, T. K. Y., &amp; Goldin-Meadow, S. (2012). Gestures, but not meaningless movements, lighten working memory load when explaining math. </w:t>
      </w:r>
      <w:r>
        <w:rPr>
          <w:rFonts w:cs="Times New Roman"/>
          <w:i/>
          <w:iCs/>
        </w:rPr>
        <w:t>Language and Cognitive Processes</w:t>
      </w:r>
      <w:r>
        <w:rPr>
          <w:rFonts w:cs="Times New Roman"/>
        </w:rPr>
        <w:t xml:space="preserve">, </w:t>
      </w:r>
      <w:r>
        <w:rPr>
          <w:rFonts w:cs="Times New Roman"/>
          <w:i/>
          <w:iCs/>
        </w:rPr>
        <w:t>27</w:t>
      </w:r>
      <w:r>
        <w:rPr>
          <w:rFonts w:cs="Times New Roman"/>
        </w:rPr>
        <w:t>(4), 594–610. https://doi.org/10.1080/01690965.2011.567074</w:t>
      </w:r>
    </w:p>
    <w:p>
      <w:pPr>
        <w:pStyle w:val="Normal"/>
        <w:widowControl w:val="false"/>
        <w:spacing w:lineRule="auto" w:line="240"/>
        <w:ind w:hanging="480" w:start="480"/>
        <w:rPr>
          <w:rFonts w:cs="Times New Roman"/>
        </w:rPr>
      </w:pPr>
      <w:r>
        <w:rPr>
          <w:rFonts w:cs="Times New Roman"/>
        </w:rPr>
        <w:t xml:space="preserve">Dingemanse, M., Perlman, M., &amp; Perniss, P. (2020). Construals of iconicity: experimental approaches to form–meaning resemblances in language. </w:t>
      </w:r>
      <w:r>
        <w:rPr>
          <w:rFonts w:cs="Times New Roman"/>
          <w:i/>
          <w:iCs/>
        </w:rPr>
        <w:t>Language and Cognition</w:t>
      </w:r>
      <w:r>
        <w:rPr>
          <w:rFonts w:cs="Times New Roman"/>
        </w:rPr>
        <w:t xml:space="preserve">, </w:t>
      </w:r>
      <w:r>
        <w:rPr>
          <w:rFonts w:cs="Times New Roman"/>
          <w:i/>
          <w:iCs/>
        </w:rPr>
        <w:t>12</w:t>
      </w:r>
      <w:r>
        <w:rPr>
          <w:rFonts w:cs="Times New Roman"/>
        </w:rPr>
        <w:t>(1), 1–14. https://doi.org/10.1017/langcog.2019.48</w:t>
      </w:r>
    </w:p>
    <w:p>
      <w:pPr>
        <w:pStyle w:val="Normal"/>
        <w:widowControl w:val="false"/>
        <w:spacing w:lineRule="auto" w:line="240"/>
        <w:ind w:hanging="480" w:start="480"/>
        <w:rPr>
          <w:rFonts w:cs="Times New Roman"/>
        </w:rPr>
      </w:pPr>
      <w:r>
        <w:rPr>
          <w:rFonts w:cs="Times New Roman"/>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pPr>
        <w:pStyle w:val="Normal"/>
        <w:widowControl w:val="false"/>
        <w:spacing w:lineRule="auto" w:line="240"/>
        <w:ind w:hanging="480" w:start="480"/>
        <w:rPr>
          <w:rFonts w:cs="Times New Roman"/>
        </w:rPr>
      </w:pPr>
      <w:r>
        <w:rPr>
          <w:rFonts w:cs="Times New Roman"/>
        </w:rPr>
        <w:t xml:space="preserve">Engelkamp, J., &amp; Zimmer, H. D. (1989). Memory for action events: A new field of research. </w:t>
      </w:r>
      <w:r>
        <w:rPr>
          <w:rFonts w:cs="Times New Roman"/>
          <w:i/>
          <w:iCs/>
        </w:rPr>
        <w:t>Psychological Research</w:t>
      </w:r>
      <w:r>
        <w:rPr>
          <w:rFonts w:cs="Times New Roman"/>
        </w:rPr>
        <w:t xml:space="preserve">, </w:t>
      </w:r>
      <w:r>
        <w:rPr>
          <w:rFonts w:cs="Times New Roman"/>
          <w:i/>
          <w:iCs/>
        </w:rPr>
        <w:t>51</w:t>
      </w:r>
      <w:r>
        <w:rPr>
          <w:rFonts w:cs="Times New Roman"/>
        </w:rPr>
        <w:t>(4), 153–157. https://doi.org/10.1007/BF00309142</w:t>
      </w:r>
    </w:p>
    <w:p>
      <w:pPr>
        <w:pStyle w:val="Normal"/>
        <w:widowControl w:val="false"/>
        <w:spacing w:lineRule="auto" w:line="240"/>
        <w:ind w:hanging="480" w:start="480"/>
        <w:rPr>
          <w:rFonts w:cs="Times New Roman"/>
        </w:rPr>
      </w:pPr>
      <w:r>
        <w:rPr>
          <w:rFonts w:cs="Times New Roman"/>
        </w:rPr>
        <w:t xml:space="preserve">Flaisch, T., Häcker, F., Renner, B., &amp; Schupp, H. T. (2011). Emotion and the processing of symbolic gestures: an event-related brain potential  study. </w:t>
      </w:r>
      <w:r>
        <w:rPr>
          <w:rFonts w:cs="Times New Roman"/>
          <w:i/>
          <w:iCs/>
        </w:rPr>
        <w:t>Social Cognitive and Affective Neuroscience</w:t>
      </w:r>
      <w:r>
        <w:rPr>
          <w:rFonts w:cs="Times New Roman"/>
        </w:rPr>
        <w:t xml:space="preserve">, </w:t>
      </w:r>
      <w:r>
        <w:rPr>
          <w:rFonts w:cs="Times New Roman"/>
          <w:i/>
          <w:iCs/>
        </w:rPr>
        <w:t>6</w:t>
      </w:r>
      <w:r>
        <w:rPr>
          <w:rFonts w:cs="Times New Roman"/>
        </w:rPr>
        <w:t>(1), 109–118. https://doi.org/10.1093/scan/nsq022</w:t>
      </w:r>
    </w:p>
    <w:p>
      <w:pPr>
        <w:pStyle w:val="Normal"/>
        <w:widowControl w:val="false"/>
        <w:spacing w:lineRule="auto" w:line="240"/>
        <w:ind w:hanging="480" w:start="480"/>
        <w:rPr>
          <w:rFonts w:cs="Times New Roman"/>
        </w:rPr>
      </w:pPr>
      <w:r>
        <w:rPr>
          <w:rFonts w:cs="Times New Roman"/>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pStyle w:val="Normal"/>
        <w:widowControl w:val="false"/>
        <w:spacing w:lineRule="auto" w:line="240"/>
        <w:ind w:hanging="480" w:start="480"/>
        <w:rPr>
          <w:rFonts w:cs="Times New Roman"/>
        </w:rPr>
      </w:pPr>
      <w:r>
        <w:rPr>
          <w:rFonts w:cs="Times New Roman"/>
        </w:rPr>
        <w:t>Glenberg, A. M., &amp; Gallese, V. (2012). Action-based language: A theory of language acquisition, comprehension, and production. Cortex, 48(7), 905–922. https://doi.org/10.1016/j.cortex.2011.04.010</w:t>
      </w:r>
    </w:p>
    <w:p>
      <w:pPr>
        <w:pStyle w:val="Normal"/>
        <w:widowControl w:val="false"/>
        <w:spacing w:lineRule="auto" w:line="240"/>
        <w:ind w:hanging="480" w:start="480"/>
        <w:rPr>
          <w:rFonts w:cs="Times New Roman"/>
        </w:rPr>
      </w:pPr>
      <w:r>
        <w:rPr>
          <w:rFonts w:cs="Times New Roman"/>
        </w:rPr>
        <w:t xml:space="preserve">Goldin-Meadow, S., Nusbaum, H., Kelly, S. D., &amp; Wagner, S. (2001). Explaining Math: Gesturing Lightens the Load. </w:t>
      </w:r>
      <w:r>
        <w:rPr>
          <w:rFonts w:cs="Times New Roman"/>
          <w:i/>
          <w:iCs/>
        </w:rPr>
        <w:t>Psychological Science</w:t>
      </w:r>
      <w:r>
        <w:rPr>
          <w:rFonts w:cs="Times New Roman"/>
        </w:rPr>
        <w:t xml:space="preserve">, </w:t>
      </w:r>
      <w:r>
        <w:rPr>
          <w:rFonts w:cs="Times New Roman"/>
          <w:i/>
          <w:iCs/>
        </w:rPr>
        <w:t>12</w:t>
      </w:r>
      <w:r>
        <w:rPr>
          <w:rFonts w:cs="Times New Roman"/>
        </w:rPr>
        <w:t>(6), 516–522. https://doi.org/10.1111/1467-9280.00395</w:t>
      </w:r>
    </w:p>
    <w:p>
      <w:pPr>
        <w:pStyle w:val="Normal"/>
        <w:widowControl w:val="false"/>
        <w:spacing w:lineRule="auto" w:line="240"/>
        <w:ind w:hanging="480" w:start="480"/>
        <w:rPr>
          <w:rFonts w:cs="Times New Roman"/>
        </w:rPr>
      </w:pPr>
      <w:r>
        <w:rPr>
          <w:rFonts w:cs="Times New Roman"/>
        </w:rPr>
        <w:t xml:space="preserve">Hauk, O., Johnsrude, I., &amp; Pulvermüller, F. (2004). Somatotopic Representation of Action Words in Human Motor and Premotor Cortex. </w:t>
      </w:r>
      <w:r>
        <w:rPr>
          <w:rFonts w:cs="Times New Roman"/>
          <w:i/>
          <w:iCs/>
        </w:rPr>
        <w:t>Neuron</w:t>
      </w:r>
      <w:r>
        <w:rPr>
          <w:rFonts w:cs="Times New Roman"/>
        </w:rPr>
        <w:t xml:space="preserve">, </w:t>
      </w:r>
      <w:r>
        <w:rPr>
          <w:rFonts w:cs="Times New Roman"/>
          <w:i/>
          <w:iCs/>
        </w:rPr>
        <w:t>41</w:t>
      </w:r>
      <w:r>
        <w:rPr>
          <w:rFonts w:cs="Times New Roman"/>
        </w:rPr>
        <w:t>(2), 301–307. https://doi.org/10.1016/S0896-6273(03)00838-9</w:t>
      </w:r>
    </w:p>
    <w:p>
      <w:pPr>
        <w:pStyle w:val="Normal"/>
        <w:widowControl w:val="false"/>
        <w:spacing w:lineRule="auto" w:line="240"/>
        <w:ind w:hanging="480" w:start="480"/>
        <w:rPr>
          <w:rFonts w:cs="Times New Roman"/>
        </w:rPr>
      </w:pPr>
      <w:r>
        <w:rPr>
          <w:rFonts w:cs="Times New Roman"/>
        </w:rPr>
        <w:t xml:space="preserve">Hostetter, A. B., &amp; Alibali, M. W. (2008). Visible embodiment: gestures as simulated action. </w:t>
      </w:r>
      <w:r>
        <w:rPr>
          <w:rFonts w:cs="Times New Roman"/>
          <w:i/>
          <w:iCs/>
        </w:rPr>
        <w:t>Psychonomic Bulletin &amp; Review</w:t>
      </w:r>
      <w:r>
        <w:rPr>
          <w:rFonts w:cs="Times New Roman"/>
        </w:rPr>
        <w:t xml:space="preserve">, </w:t>
      </w:r>
      <w:r>
        <w:rPr>
          <w:rFonts w:cs="Times New Roman"/>
          <w:i/>
          <w:iCs/>
        </w:rPr>
        <w:t>15</w:t>
      </w:r>
      <w:r>
        <w:rPr>
          <w:rFonts w:cs="Times New Roman"/>
        </w:rPr>
        <w:t>(3), 495–514. https://doi.org/10.3758/pbr.15.3.495</w:t>
      </w:r>
    </w:p>
    <w:p>
      <w:pPr>
        <w:pStyle w:val="Normal"/>
        <w:widowControl w:val="false"/>
        <w:spacing w:lineRule="auto" w:line="240"/>
        <w:ind w:hanging="480" w:start="480"/>
        <w:rPr>
          <w:rFonts w:cs="Times New Roman"/>
        </w:rPr>
      </w:pPr>
      <w:r>
        <w:rPr>
          <w:rFonts w:cs="Times New Roman"/>
        </w:rPr>
        <w:t xml:space="preserve">Huang, X., Kim, N., &amp; Christianson, K. (2019). Gesture and Vocabulary Learning in a Second Language. </w:t>
      </w:r>
      <w:r>
        <w:rPr>
          <w:rFonts w:cs="Times New Roman"/>
          <w:i/>
          <w:iCs/>
        </w:rPr>
        <w:t>Language Learning</w:t>
      </w:r>
      <w:r>
        <w:rPr>
          <w:rFonts w:cs="Times New Roman"/>
        </w:rPr>
        <w:t xml:space="preserve">, </w:t>
      </w:r>
      <w:r>
        <w:rPr>
          <w:rFonts w:cs="Times New Roman"/>
          <w:i/>
          <w:iCs/>
        </w:rPr>
        <w:t>69</w:t>
      </w:r>
      <w:r>
        <w:rPr>
          <w:rFonts w:cs="Times New Roman"/>
        </w:rPr>
        <w:t>(1), 177–197. https://doi.org/10.1111/lang.12326</w:t>
      </w:r>
    </w:p>
    <w:p>
      <w:pPr>
        <w:pStyle w:val="Normal"/>
        <w:widowControl w:val="false"/>
        <w:spacing w:lineRule="auto" w:line="240"/>
        <w:ind w:hanging="480" w:start="480"/>
        <w:rPr>
          <w:rFonts w:cs="Times New Roman"/>
        </w:rPr>
      </w:pPr>
      <w:r>
        <w:rPr>
          <w:rFonts w:cs="Times New Roman"/>
        </w:rPr>
        <w:t xml:space="preserve">Johnson-Glenberg, M., Birchfield, D., Tolentino, L., &amp; Koziupa, T. (2014). Collaborative Embodied Learning in Mixed Reality Motion-Capture Environments: Two Science Studies. </w:t>
      </w:r>
      <w:r>
        <w:rPr>
          <w:rFonts w:cs="Times New Roman"/>
          <w:i/>
          <w:iCs/>
        </w:rPr>
        <w:t>Journal of Educational Psychology</w:t>
      </w:r>
      <w:r>
        <w:rPr>
          <w:rFonts w:cs="Times New Roman"/>
        </w:rPr>
        <w:t xml:space="preserve">, </w:t>
      </w:r>
      <w:r>
        <w:rPr>
          <w:rFonts w:cs="Times New Roman"/>
          <w:i/>
          <w:iCs/>
        </w:rPr>
        <w:t>106</w:t>
      </w:r>
      <w:r>
        <w:rPr>
          <w:rFonts w:cs="Times New Roman"/>
        </w:rPr>
        <w:t>, 86. https://doi.org/10.1037/a0034008</w:t>
      </w:r>
    </w:p>
    <w:p>
      <w:pPr>
        <w:pStyle w:val="Normal"/>
        <w:widowControl w:val="false"/>
        <w:spacing w:lineRule="auto" w:line="240"/>
        <w:ind w:hanging="480" w:start="480"/>
        <w:rPr>
          <w:rFonts w:cs="Times New Roman"/>
        </w:rPr>
      </w:pPr>
      <w:r>
        <w:rPr>
          <w:rFonts w:cs="Times New Roman"/>
        </w:rPr>
        <w:t xml:space="preserve">Kelly, S. D., Creigh, P., &amp; Bartolotti, J. (2010). Integrating Speech and Iconic Gestures in a Stroop-like Task: Evidence for Automatic Processing. </w:t>
      </w:r>
      <w:r>
        <w:rPr>
          <w:rFonts w:cs="Times New Roman"/>
          <w:i/>
          <w:iCs/>
        </w:rPr>
        <w:t>Journal of Cognitive Neuroscience</w:t>
      </w:r>
      <w:r>
        <w:rPr>
          <w:rFonts w:cs="Times New Roman"/>
        </w:rPr>
        <w:t xml:space="preserve">, </w:t>
      </w:r>
      <w:r>
        <w:rPr>
          <w:rFonts w:cs="Times New Roman"/>
          <w:i/>
          <w:iCs/>
        </w:rPr>
        <w:t>22</w:t>
      </w:r>
      <w:r>
        <w:rPr>
          <w:rFonts w:cs="Times New Roman"/>
        </w:rPr>
        <w:t>(4), 683–694. https://doi.org/10.1162/jocn.2009.21254</w:t>
      </w:r>
    </w:p>
    <w:p>
      <w:pPr>
        <w:pStyle w:val="Normal"/>
        <w:widowControl w:val="false"/>
        <w:spacing w:lineRule="auto" w:line="240"/>
        <w:ind w:hanging="480" w:start="480"/>
        <w:rPr>
          <w:rFonts w:cs="Times New Roman"/>
        </w:rPr>
      </w:pPr>
      <w:r>
        <w:rPr>
          <w:rFonts w:cs="Times New Roman"/>
        </w:rPr>
        <w:t xml:space="preserve">Kita, S. (2009). Cross-cultural variation of speech-accompanying gesture: A review. </w:t>
      </w:r>
      <w:r>
        <w:rPr>
          <w:rFonts w:cs="Times New Roman"/>
          <w:i/>
          <w:iCs/>
        </w:rPr>
        <w:t>Language and Cognitive Processes</w:t>
      </w:r>
      <w:r>
        <w:rPr>
          <w:rFonts w:cs="Times New Roman"/>
        </w:rPr>
        <w:t xml:space="preserve">, </w:t>
      </w:r>
      <w:r>
        <w:rPr>
          <w:rFonts w:cs="Times New Roman"/>
          <w:i/>
          <w:iCs/>
        </w:rPr>
        <w:t>24</w:t>
      </w:r>
      <w:r>
        <w:rPr>
          <w:rFonts w:cs="Times New Roman"/>
        </w:rPr>
        <w:t>(2), 145–167. https://doi.org/10.1080/01690960802586188</w:t>
      </w:r>
    </w:p>
    <w:p>
      <w:pPr>
        <w:pStyle w:val="Normal"/>
        <w:widowControl w:val="false"/>
        <w:spacing w:lineRule="auto" w:line="240"/>
        <w:ind w:hanging="480" w:start="480"/>
        <w:rPr>
          <w:rFonts w:cs="Times New Roman"/>
        </w:rPr>
      </w:pPr>
      <w:r>
        <w:rPr>
          <w:rFonts w:cs="Times New Roman"/>
        </w:rPr>
        <w:t xml:space="preserve">Li, X., Chatain, J., Wang, F., &amp; Kapur, M. (2026). From Body to Word: A Three-Level Meta-Analysis of Embodied Vocabulary Learning. </w:t>
      </w:r>
      <w:r>
        <w:rPr>
          <w:rFonts w:cs="Times New Roman"/>
          <w:i/>
          <w:iCs/>
        </w:rPr>
        <w:t>Educational Psychology Review</w:t>
      </w:r>
      <w:r>
        <w:rPr>
          <w:rFonts w:cs="Times New Roman"/>
        </w:rPr>
        <w:t xml:space="preserve">, </w:t>
      </w:r>
      <w:r>
        <w:rPr>
          <w:rFonts w:cs="Times New Roman"/>
          <w:i/>
          <w:iCs/>
        </w:rPr>
        <w:t>38</w:t>
      </w:r>
      <w:r>
        <w:rPr>
          <w:rFonts w:cs="Times New Roman"/>
        </w:rPr>
        <w:t>(1), 102. https://doi.org/10.1007/s10648-026-10194-9</w:t>
      </w:r>
    </w:p>
    <w:p>
      <w:pPr>
        <w:pStyle w:val="Normal"/>
        <w:widowControl w:val="false"/>
        <w:spacing w:lineRule="auto" w:line="240"/>
        <w:ind w:hanging="480" w:start="480"/>
        <w:rPr>
          <w:rFonts w:cs="Times New Roman"/>
        </w:rPr>
      </w:pPr>
      <w:r>
        <w:rPr>
          <w:rFonts w:cs="Times New Roman"/>
        </w:rPr>
        <w:t xml:space="preserve">Macedonia, M., &amp; Klimesch, W. (2014). Long-Term Effects of Gestures on Memory for Foreign Language Words Trained in the Classroom. </w:t>
      </w:r>
      <w:r>
        <w:rPr>
          <w:rFonts w:cs="Times New Roman"/>
          <w:i/>
          <w:iCs/>
        </w:rPr>
        <w:t>Mind, Brain, and Education</w:t>
      </w:r>
      <w:r>
        <w:rPr>
          <w:rFonts w:cs="Times New Roman"/>
        </w:rPr>
        <w:t xml:space="preserve">, </w:t>
      </w:r>
      <w:r>
        <w:rPr>
          <w:rFonts w:cs="Times New Roman"/>
          <w:i/>
          <w:iCs/>
        </w:rPr>
        <w:t>8</w:t>
      </w:r>
      <w:r>
        <w:rPr>
          <w:rFonts w:cs="Times New Roman"/>
        </w:rPr>
        <w:t>(2), 74–88. https://doi.org/10.1111/mbe.12047</w:t>
      </w:r>
    </w:p>
    <w:p>
      <w:pPr>
        <w:pStyle w:val="Normal"/>
        <w:widowControl w:val="false"/>
        <w:spacing w:lineRule="auto" w:line="240"/>
        <w:ind w:hanging="480" w:start="480"/>
        <w:rPr>
          <w:rFonts w:cs="Times New Roman"/>
        </w:rPr>
      </w:pPr>
      <w:r>
        <w:rPr>
          <w:rFonts w:cs="Times New Roman"/>
        </w:rPr>
        <w:t xml:space="preserve">Macedonia, M., &amp; Knösche, T. R. (2011). Body in mind: How gestures empower foreign language learning. </w:t>
      </w:r>
      <w:r>
        <w:rPr>
          <w:rFonts w:cs="Times New Roman"/>
          <w:i/>
          <w:iCs/>
        </w:rPr>
        <w:t>Mind, Brain, and Education</w:t>
      </w:r>
      <w:r>
        <w:rPr>
          <w:rFonts w:cs="Times New Roman"/>
        </w:rPr>
        <w:t xml:space="preserve">, </w:t>
      </w:r>
      <w:r>
        <w:rPr>
          <w:rFonts w:cs="Times New Roman"/>
          <w:i/>
          <w:iCs/>
        </w:rPr>
        <w:t>5</w:t>
      </w:r>
      <w:r>
        <w:rPr>
          <w:rFonts w:cs="Times New Roman"/>
        </w:rPr>
        <w:t>(4). https://doi.org/10.1111/j.1751-228X.2011.01129.x</w:t>
      </w:r>
    </w:p>
    <w:p>
      <w:pPr>
        <w:pStyle w:val="Normal"/>
        <w:widowControl w:val="false"/>
        <w:spacing w:lineRule="auto" w:line="240"/>
        <w:ind w:hanging="480" w:start="480"/>
        <w:rPr>
          <w:rFonts w:cs="Times New Roman"/>
        </w:rPr>
      </w:pPr>
      <w:r>
        <w:rPr>
          <w:rFonts w:cs="Times New Roman"/>
        </w:rPr>
        <w:t xml:space="preserve">Macedonia, M., &amp; Mueller, K. (2016). Exploring the neural representation of novel words learned through enactment in a word recognition task. </w:t>
      </w:r>
      <w:r>
        <w:rPr>
          <w:rFonts w:cs="Times New Roman"/>
          <w:i/>
          <w:iCs/>
        </w:rPr>
        <w:t>Frontiers in Psychology</w:t>
      </w:r>
      <w:r>
        <w:rPr>
          <w:rFonts w:cs="Times New Roman"/>
        </w:rPr>
        <w:t xml:space="preserve">, </w:t>
      </w:r>
      <w:r>
        <w:rPr>
          <w:rFonts w:cs="Times New Roman"/>
          <w:i/>
          <w:iCs/>
        </w:rPr>
        <w:t>7</w:t>
      </w:r>
      <w:r>
        <w:rPr>
          <w:rFonts w:cs="Times New Roman"/>
        </w:rPr>
        <w:t>(JUN). https://doi.org/10.3389/fpsyg.2016.00953</w:t>
      </w:r>
    </w:p>
    <w:p>
      <w:pPr>
        <w:pStyle w:val="Normal"/>
        <w:widowControl w:val="false"/>
        <w:spacing w:lineRule="auto" w:line="240"/>
        <w:ind w:hanging="480" w:start="480"/>
        <w:rPr>
          <w:rFonts w:cs="Times New Roman"/>
        </w:rPr>
      </w:pPr>
      <w:r>
        <w:rPr>
          <w:rFonts w:cs="Times New Roman"/>
        </w:rPr>
        <w:t>Macedonia, M., Müller, K. M., &amp; Friederici, A. D. (2011). The impact of iconic gestures on foreign language word learning and its neural substrate. Human Brain Mapping, 32(6), 982–998. https://doi.org/10.1002/hbm.21084</w:t>
      </w:r>
    </w:p>
    <w:p>
      <w:pPr>
        <w:pStyle w:val="Normal"/>
        <w:widowControl w:val="false"/>
        <w:spacing w:lineRule="auto" w:line="240"/>
        <w:ind w:hanging="480" w:start="480"/>
        <w:rPr>
          <w:rFonts w:cs="Times New Roman"/>
        </w:rPr>
      </w:pPr>
      <w:r>
        <w:rPr>
          <w:rFonts w:cs="Times New Roman"/>
        </w:rPr>
        <w:t xml:space="preserve">Macedonia, M., Repetto, C., Ischebeck, A., &amp; Mueller, K. (2019). Depth of encoding through observed gestures in foreign language word learning. </w:t>
      </w:r>
      <w:r>
        <w:rPr>
          <w:rFonts w:cs="Times New Roman"/>
          <w:i/>
          <w:iCs/>
        </w:rPr>
        <w:t>Frontiers in Psychology</w:t>
      </w:r>
      <w:r>
        <w:rPr>
          <w:rFonts w:cs="Times New Roman"/>
        </w:rPr>
        <w:t xml:space="preserve">, </w:t>
      </w:r>
      <w:r>
        <w:rPr>
          <w:rFonts w:cs="Times New Roman"/>
          <w:i/>
          <w:iCs/>
        </w:rPr>
        <w:t>10</w:t>
      </w:r>
      <w:r>
        <w:rPr>
          <w:rFonts w:cs="Times New Roman"/>
        </w:rPr>
        <w:t>(JAN). https://doi.org/10.3389/fpsyg.2019.00033</w:t>
      </w:r>
    </w:p>
    <w:p>
      <w:pPr>
        <w:pStyle w:val="Normal"/>
        <w:widowControl w:val="false"/>
        <w:spacing w:lineRule="auto" w:line="240"/>
        <w:ind w:hanging="480" w:start="480"/>
        <w:rPr>
          <w:rFonts w:cs="Times New Roman"/>
        </w:rPr>
      </w:pPr>
      <w:r>
        <w:rPr>
          <w:rFonts w:cs="Times New Roman"/>
        </w:rPr>
        <w:t>Macedonia, M., Mayer, K. M., Mathias, B., &amp; von Kriegstein, K. (2021). Gesture video corpus [Data set]. Figshare. https://doi.org/10.6084/m9.figshare.c.5296396.v1</w:t>
      </w:r>
    </w:p>
    <w:p>
      <w:pPr>
        <w:pStyle w:val="Normal"/>
        <w:widowControl w:val="false"/>
        <w:spacing w:lineRule="auto" w:line="240"/>
        <w:ind w:hanging="480" w:start="480"/>
        <w:rPr>
          <w:rFonts w:cs="Times New Roman"/>
        </w:rPr>
      </w:pPr>
      <w:r>
        <w:rPr>
          <w:rFonts w:cs="Times New Roman"/>
        </w:rPr>
        <w:t xml:space="preserve">Macedonia, Manuela. (2025). Your Body as a Tool to Learn Second Language Vocabulary. In </w:t>
      </w:r>
      <w:r>
        <w:rPr>
          <w:rFonts w:cs="Times New Roman"/>
          <w:i/>
          <w:iCs/>
        </w:rPr>
        <w:t>Behavioral Sciences</w:t>
      </w:r>
      <w:r>
        <w:rPr>
          <w:rFonts w:cs="Times New Roman"/>
        </w:rPr>
        <w:t xml:space="preserve"> (Vol. 15, Issue 8). https://doi.org/10.3390/bs15080997</w:t>
      </w:r>
    </w:p>
    <w:p>
      <w:pPr>
        <w:pStyle w:val="Normal"/>
        <w:widowControl w:val="false"/>
        <w:spacing w:lineRule="auto" w:line="240"/>
        <w:ind w:hanging="480" w:start="480"/>
        <w:rPr>
          <w:rFonts w:cs="Times New Roman"/>
        </w:rPr>
      </w:pPr>
      <w:r>
        <w:rPr>
          <w:rFonts w:cs="Times New Roman"/>
        </w:rPr>
        <w:t xml:space="preserve">Macedonia, Manuela, Mathias, B., &amp; Hu, L. (2026). Why Some Gestures Work Better Than Others:Toward a Model of Gesture-Supported Vocabulary Learning. </w:t>
      </w:r>
      <w:r>
        <w:rPr>
          <w:rFonts w:cs="Times New Roman"/>
          <w:i/>
          <w:iCs/>
        </w:rPr>
        <w:t>Educational Psychology Review</w:t>
      </w:r>
      <w:r>
        <w:rPr>
          <w:rFonts w:cs="Times New Roman"/>
        </w:rPr>
        <w:t xml:space="preserve">, </w:t>
      </w:r>
      <w:r>
        <w:rPr>
          <w:rFonts w:cs="Times New Roman"/>
          <w:i/>
          <w:iCs/>
        </w:rPr>
        <w:t>in print</w:t>
      </w:r>
      <w:r>
        <w:rPr>
          <w:rFonts w:cs="Times New Roman"/>
        </w:rPr>
        <w:t>. https://osf.io/preprints/psyarxiv/q65rt_v1</w:t>
      </w:r>
    </w:p>
    <w:p>
      <w:pPr>
        <w:pStyle w:val="Normal"/>
        <w:widowControl w:val="false"/>
        <w:spacing w:lineRule="auto" w:line="240"/>
        <w:ind w:hanging="480" w:start="480"/>
        <w:rPr>
          <w:rFonts w:cs="Times New Roman"/>
        </w:rPr>
      </w:pPr>
      <w:r>
        <w:rPr>
          <w:rFonts w:cs="Times New Roman"/>
        </w:rPr>
        <w:t xml:space="preserve">Martinez, G., Alberto Hernández, J., Conde, J., Reviriego, P., &amp; Merino-Gomez, E. (2025). Beware of Words: Evaluating the Lexical Diversity of Conversational LLMs using ChatGPT as Case Study. </w:t>
      </w:r>
      <w:r>
        <w:rPr>
          <w:rFonts w:cs="Times New Roman"/>
          <w:i/>
          <w:iCs/>
        </w:rPr>
        <w:t>ACM Trans. Intell. Syst. Technol.</w:t>
      </w:r>
      <w:r>
        <w:rPr>
          <w:rFonts w:cs="Times New Roman"/>
        </w:rPr>
        <w:t xml:space="preserve">, </w:t>
      </w:r>
      <w:r>
        <w:rPr>
          <w:rFonts w:cs="Times New Roman"/>
          <w:i/>
          <w:iCs/>
        </w:rPr>
        <w:t>16</w:t>
      </w:r>
      <w:r>
        <w:rPr>
          <w:rFonts w:cs="Times New Roman"/>
        </w:rPr>
        <w:t>(6). https://doi.org/10.1145/3696459</w:t>
      </w:r>
    </w:p>
    <w:p>
      <w:pPr>
        <w:pStyle w:val="Normal"/>
        <w:widowControl w:val="false"/>
        <w:spacing w:lineRule="auto" w:line="240"/>
        <w:ind w:hanging="480" w:start="480"/>
        <w:rPr>
          <w:rFonts w:cs="Times New Roman"/>
        </w:rPr>
      </w:pPr>
      <w:r>
        <w:rPr>
          <w:rFonts w:cs="Times New Roman"/>
        </w:rPr>
        <w:t xml:space="preserve">Martínez, G., Molero, J. D., González, S., Conde, J., Brysbaert, M., &amp; Reviriego, P. (2024). Using large language models to estimate features of multi-word expressions:  Concreteness, valence, arousal. </w:t>
      </w:r>
      <w:r>
        <w:rPr>
          <w:rFonts w:cs="Times New Roman"/>
          <w:i/>
          <w:iCs/>
        </w:rPr>
        <w:t>Behavior Research Methods</w:t>
      </w:r>
      <w:r>
        <w:rPr>
          <w:rFonts w:cs="Times New Roman"/>
        </w:rPr>
        <w:t xml:space="preserve">, </w:t>
      </w:r>
      <w:r>
        <w:rPr>
          <w:rFonts w:cs="Times New Roman"/>
          <w:i/>
          <w:iCs/>
        </w:rPr>
        <w:t>57</w:t>
      </w:r>
      <w:r>
        <w:rPr>
          <w:rFonts w:cs="Times New Roman"/>
        </w:rPr>
        <w:t>(1), 5. https://doi.org/10.3758/s13428-024-02515-z</w:t>
      </w:r>
    </w:p>
    <w:p>
      <w:pPr>
        <w:pStyle w:val="Normal"/>
        <w:widowControl w:val="false"/>
        <w:spacing w:lineRule="auto" w:line="240"/>
        <w:ind w:hanging="480" w:start="480"/>
        <w:rPr>
          <w:rFonts w:cs="Times New Roman"/>
        </w:rPr>
      </w:pPr>
      <w:r>
        <w:rPr>
          <w:rFonts w:cs="Times New Roman"/>
        </w:rPr>
        <w:t>Mayer, K. M., Yildiz, I. B., Macedonia, M., &amp; von Kriegstein, K. (2015). Visual and motor cortices differentially support the translation of foreign language words. Current Biology, 25(4), 530–535. https://doi.org/10.1016/j.cub.2014.11.068</w:t>
      </w:r>
    </w:p>
    <w:p>
      <w:pPr>
        <w:pStyle w:val="Normal"/>
        <w:widowControl w:val="false"/>
        <w:spacing w:lineRule="auto" w:line="240"/>
        <w:ind w:hanging="480" w:start="480"/>
        <w:rPr>
          <w:rFonts w:cs="Times New Roman"/>
        </w:rPr>
      </w:pPr>
      <w:r>
        <w:rPr>
          <w:rFonts w:cs="Times New Roman"/>
        </w:rPr>
        <w:t xml:space="preserve">Mayer, K. M., Macedonia, M., &amp; von Kriegstein, K. (2017). Recently learned foreign abstract and concrete nouns are represented in distinct cortical networks similar to the native language. </w:t>
      </w:r>
      <w:r>
        <w:rPr>
          <w:rFonts w:cs="Times New Roman"/>
          <w:i/>
          <w:iCs/>
        </w:rPr>
        <w:t>Human Brain Mapping</w:t>
      </w:r>
      <w:r>
        <w:rPr>
          <w:rFonts w:cs="Times New Roman"/>
        </w:rPr>
        <w:t xml:space="preserve">, </w:t>
      </w:r>
      <w:r>
        <w:rPr>
          <w:rFonts w:cs="Times New Roman"/>
          <w:i/>
          <w:iCs/>
        </w:rPr>
        <w:t>38</w:t>
      </w:r>
      <w:r>
        <w:rPr>
          <w:rFonts w:cs="Times New Roman"/>
        </w:rPr>
        <w:t>(9). https://doi.org/10.1002/hbm.23668</w:t>
      </w:r>
    </w:p>
    <w:p>
      <w:pPr>
        <w:pStyle w:val="Normal"/>
        <w:widowControl w:val="false"/>
        <w:spacing w:lineRule="auto" w:line="240"/>
        <w:ind w:hanging="480" w:start="480"/>
        <w:rPr>
          <w:rFonts w:cs="Times New Roman"/>
        </w:rPr>
      </w:pPr>
      <w:r>
        <w:rPr>
          <w:rFonts w:cs="Times New Roman"/>
        </w:rPr>
        <w:t xml:space="preserve">Molnar-Szakacs, I., Wu, A. D., Robles, F. J., &amp; Iacoboni, M. (2007). Do you see what I mean? Corticospinal excitability during observation of  culture-specific gestures. </w:t>
      </w:r>
      <w:r>
        <w:rPr>
          <w:rFonts w:cs="Times New Roman"/>
          <w:i/>
          <w:iCs/>
        </w:rPr>
        <w:t>PloS One</w:t>
      </w:r>
      <w:r>
        <w:rPr>
          <w:rFonts w:cs="Times New Roman"/>
        </w:rPr>
        <w:t xml:space="preserve">, </w:t>
      </w:r>
      <w:r>
        <w:rPr>
          <w:rFonts w:cs="Times New Roman"/>
          <w:i/>
          <w:iCs/>
        </w:rPr>
        <w:t>2</w:t>
      </w:r>
      <w:r>
        <w:rPr>
          <w:rFonts w:cs="Times New Roman"/>
        </w:rPr>
        <w:t>(7), e626. https://doi.org/10.1371/journal.pone.0000626</w:t>
      </w:r>
    </w:p>
    <w:p>
      <w:pPr>
        <w:pStyle w:val="Normal"/>
        <w:widowControl w:val="false"/>
        <w:spacing w:lineRule="auto" w:line="240"/>
        <w:ind w:hanging="480" w:start="480"/>
        <w:rPr>
          <w:rFonts w:cs="Times New Roman"/>
        </w:rPr>
      </w:pPr>
      <w:r>
        <w:rPr>
          <w:rFonts w:cs="Times New Roman"/>
        </w:rPr>
        <w:t xml:space="preserve">Nirme, J., Gulz, A., Haake, M., &amp; Gullberg, M. (2024). Early or synchronized gestures facilitate speech recall—a study based on motion capture data. </w:t>
      </w:r>
      <w:r>
        <w:rPr>
          <w:rFonts w:cs="Times New Roman"/>
          <w:i/>
          <w:iCs/>
        </w:rPr>
        <w:t>Frontiers in Psychology</w:t>
      </w:r>
      <w:r>
        <w:rPr>
          <w:rFonts w:cs="Times New Roman"/>
        </w:rPr>
        <w:t xml:space="preserve">, </w:t>
      </w:r>
      <w:r>
        <w:rPr>
          <w:rFonts w:cs="Times New Roman"/>
          <w:i/>
          <w:iCs/>
        </w:rPr>
        <w:t>Volume 15</w:t>
      </w:r>
      <w:r>
        <w:rPr>
          <w:rFonts w:cs="Times New Roman"/>
        </w:rPr>
        <w:t>.</w:t>
      </w:r>
    </w:p>
    <w:p>
      <w:pPr>
        <w:pStyle w:val="Normal"/>
        <w:widowControl w:val="false"/>
        <w:spacing w:lineRule="auto" w:line="240"/>
        <w:ind w:hanging="480" w:start="480"/>
        <w:rPr>
          <w:rFonts w:cs="Times New Roman"/>
        </w:rPr>
      </w:pPr>
      <w:r>
        <w:rPr>
          <w:rFonts w:cs="Times New Roman"/>
        </w:rPr>
        <w:t xml:space="preserve">Nishida, N., Inoue, K., Nakayama, H., Bono, M., &amp; Takanashi, K. (2025). </w:t>
      </w:r>
      <w:r>
        <w:rPr>
          <w:rFonts w:cs="Times New Roman"/>
          <w:i/>
          <w:iCs/>
        </w:rPr>
        <w:t>Do Multimodal Large Language Models Truly See What We Point At? Investigating Indexical, Iconic, and Symbolic Gesture Comprehension</w:t>
      </w:r>
      <w:r>
        <w:rPr>
          <w:rFonts w:cs="Times New Roman"/>
        </w:rPr>
        <w:t>. Proceedings of the 63rd Annual Meeting of the Association for Computational Linguistics (Volume 2: Short Papers), 514–524. https://doi.org/10.18653/v1/2025.acl-short.40</w:t>
      </w:r>
    </w:p>
    <w:p>
      <w:pPr>
        <w:pStyle w:val="Normal"/>
        <w:widowControl w:val="false"/>
        <w:spacing w:lineRule="auto" w:line="240"/>
        <w:ind w:hanging="480" w:start="480"/>
        <w:rPr>
          <w:rFonts w:cs="Times New Roman"/>
        </w:rPr>
      </w:pPr>
      <w:r>
        <w:rPr>
          <w:rFonts w:cs="Times New Roman"/>
        </w:rPr>
        <w:t xml:space="preserve">Obermeier, C., Holle, H., &amp; Gunter, T. C. (2011). What iconic gesture fragments reveal about gesture-speech integration: when  synchrony is lost, memory can help. </w:t>
      </w:r>
      <w:r>
        <w:rPr>
          <w:rFonts w:cs="Times New Roman"/>
          <w:i/>
          <w:iCs/>
        </w:rPr>
        <w:t>Journal of Cognitive Neuroscience</w:t>
      </w:r>
      <w:r>
        <w:rPr>
          <w:rFonts w:cs="Times New Roman"/>
        </w:rPr>
        <w:t xml:space="preserve">, </w:t>
      </w:r>
      <w:r>
        <w:rPr>
          <w:rFonts w:cs="Times New Roman"/>
          <w:i/>
          <w:iCs/>
        </w:rPr>
        <w:t>23</w:t>
      </w:r>
      <w:r>
        <w:rPr>
          <w:rFonts w:cs="Times New Roman"/>
        </w:rPr>
        <w:t>(7), 1648–1663. https://doi.org/10.1162/jocn.2010.21498</w:t>
      </w:r>
    </w:p>
    <w:p>
      <w:pPr>
        <w:pStyle w:val="Normal"/>
        <w:widowControl w:val="false"/>
        <w:spacing w:lineRule="auto" w:line="240"/>
        <w:ind w:hanging="480" w:start="480"/>
        <w:rPr>
          <w:rFonts w:cs="Times New Roman"/>
        </w:rPr>
      </w:pPr>
      <w:r>
        <w:rPr>
          <w:rFonts w:cs="Times New Roman"/>
        </w:rPr>
        <w:t xml:space="preserve">Paas, F., &amp; Sweller, J. (2012). An Evolutionary Upgrade of Cognitive Load Theory: Using the Human Motor System and Collaboration to Support the Learning of Complex Cognitive Tasks. </w:t>
      </w:r>
      <w:r>
        <w:rPr>
          <w:rFonts w:cs="Times New Roman"/>
          <w:i/>
          <w:iCs/>
        </w:rPr>
        <w:t>Educational Psychology Review</w:t>
      </w:r>
      <w:r>
        <w:rPr>
          <w:rFonts w:cs="Times New Roman"/>
        </w:rPr>
        <w:t xml:space="preserve">, </w:t>
      </w:r>
      <w:r>
        <w:rPr>
          <w:rFonts w:cs="Times New Roman"/>
          <w:i/>
          <w:iCs/>
        </w:rPr>
        <w:t>24</w:t>
      </w:r>
      <w:r>
        <w:rPr>
          <w:rFonts w:cs="Times New Roman"/>
        </w:rPr>
        <w:t>(1), 27–45. https://doi.org/10.1007/s10648-011-9179-2</w:t>
      </w:r>
    </w:p>
    <w:p>
      <w:pPr>
        <w:pStyle w:val="Normal"/>
        <w:widowControl w:val="false"/>
        <w:spacing w:lineRule="auto" w:line="240"/>
        <w:ind w:hanging="480" w:start="480"/>
        <w:rPr>
          <w:rFonts w:cs="Times New Roman"/>
        </w:rPr>
      </w:pPr>
      <w:r>
        <w:rPr>
          <w:rFonts w:cs="Times New Roman"/>
        </w:rPr>
        <w:t xml:space="preserve">Paivio, A. (2007). </w:t>
      </w:r>
      <w:r>
        <w:rPr>
          <w:rFonts w:cs="Times New Roman"/>
          <w:i/>
          <w:iCs/>
        </w:rPr>
        <w:t>Mind and its evolution: A dual coding theoretical approach</w:t>
      </w:r>
      <w:r>
        <w:rPr>
          <w:rFonts w:cs="Times New Roman"/>
        </w:rPr>
        <w:t>. Lawrence Erlbaum Associates Inc.</w:t>
      </w:r>
    </w:p>
    <w:p>
      <w:pPr>
        <w:pStyle w:val="Normal"/>
        <w:widowControl w:val="false"/>
        <w:spacing w:lineRule="auto" w:line="240"/>
        <w:ind w:hanging="480" w:start="480"/>
        <w:rPr>
          <w:rFonts w:cs="Times New Roman"/>
        </w:rPr>
      </w:pPr>
      <w:r>
        <w:rPr>
          <w:rFonts w:cs="Times New Roman"/>
        </w:rPr>
        <w:t xml:space="preserve">Paré, D., &amp; Headley, D. B. (2023). The amygdala mediates the facilitating influence of emotions on memory through  multiple interacting mechanisms. </w:t>
      </w:r>
      <w:r>
        <w:rPr>
          <w:rFonts w:cs="Times New Roman"/>
          <w:i/>
          <w:iCs/>
        </w:rPr>
        <w:t>Neurobiology of Stress</w:t>
      </w:r>
      <w:r>
        <w:rPr>
          <w:rFonts w:cs="Times New Roman"/>
        </w:rPr>
        <w:t xml:space="preserve">, </w:t>
      </w:r>
      <w:r>
        <w:rPr>
          <w:rFonts w:cs="Times New Roman"/>
          <w:i/>
          <w:iCs/>
        </w:rPr>
        <w:t>24</w:t>
      </w:r>
      <w:r>
        <w:rPr>
          <w:rFonts w:cs="Times New Roman"/>
        </w:rPr>
        <w:t>, 100529. https://doi.org/10.1016/j.ynstr.2023.100529</w:t>
      </w:r>
    </w:p>
    <w:p>
      <w:pPr>
        <w:pStyle w:val="Normal"/>
        <w:widowControl w:val="false"/>
        <w:spacing w:lineRule="auto" w:line="240"/>
        <w:ind w:hanging="480" w:start="480"/>
        <w:rPr>
          <w:rFonts w:cs="Times New Roman"/>
        </w:rPr>
      </w:pPr>
      <w:r>
        <w:rPr>
          <w:rFonts w:cs="Times New Roman"/>
        </w:rPr>
        <w:t xml:space="preserve">Perniss, P., Thompson, R. L., &amp; Vigliocco, G. (2010). Iconicity as a general property of language: evidence from spoken and signed  languages. </w:t>
      </w:r>
      <w:r>
        <w:rPr>
          <w:rFonts w:cs="Times New Roman"/>
          <w:i/>
          <w:iCs/>
        </w:rPr>
        <w:t>Frontiers in Psychology</w:t>
      </w:r>
      <w:r>
        <w:rPr>
          <w:rFonts w:cs="Times New Roman"/>
        </w:rPr>
        <w:t xml:space="preserve">, </w:t>
      </w:r>
      <w:r>
        <w:rPr>
          <w:rFonts w:cs="Times New Roman"/>
          <w:i/>
          <w:iCs/>
        </w:rPr>
        <w:t>1</w:t>
      </w:r>
      <w:r>
        <w:rPr>
          <w:rFonts w:cs="Times New Roman"/>
        </w:rPr>
        <w:t>, 227. https://doi.org/10.3389/fpsyg.2010.00227</w:t>
      </w:r>
    </w:p>
    <w:p>
      <w:pPr>
        <w:pStyle w:val="Normal"/>
        <w:widowControl w:val="false"/>
        <w:spacing w:lineRule="auto" w:line="240"/>
        <w:ind w:hanging="480" w:start="480"/>
        <w:rPr>
          <w:rFonts w:cs="Times New Roman"/>
        </w:rPr>
      </w:pPr>
      <w:r>
        <w:rPr>
          <w:rFonts w:cs="Times New Roman"/>
        </w:rPr>
        <w:t xml:space="preserve">Perniss, P., &amp; Vigliocco, G. (2014). The bridge of iconicity: from a world of experience to the experience of  language. </w:t>
      </w:r>
      <w:r>
        <w:rPr>
          <w:rFonts w:cs="Times New Roman"/>
          <w:i/>
          <w:iCs/>
        </w:rPr>
        <w:t>Philosophical Transactions of the Royal Society of London. Series B, Biological  Sciences</w:t>
      </w:r>
      <w:r>
        <w:rPr>
          <w:rFonts w:cs="Times New Roman"/>
        </w:rPr>
        <w:t xml:space="preserve">, </w:t>
      </w:r>
      <w:r>
        <w:rPr>
          <w:rFonts w:cs="Times New Roman"/>
          <w:i/>
          <w:iCs/>
        </w:rPr>
        <w:t>369</w:t>
      </w:r>
      <w:r>
        <w:rPr>
          <w:rFonts w:cs="Times New Roman"/>
        </w:rPr>
        <w:t>(1651), 20130300. https://doi.org/10.1098/rstb.2013.0300</w:t>
      </w:r>
    </w:p>
    <w:p>
      <w:pPr>
        <w:pStyle w:val="Normal"/>
        <w:widowControl w:val="false"/>
        <w:spacing w:lineRule="auto" w:line="240"/>
        <w:ind w:hanging="480" w:start="480"/>
        <w:rPr>
          <w:rFonts w:cs="Times New Roman"/>
        </w:rPr>
      </w:pPr>
      <w:r>
        <w:rPr>
          <w:rFonts w:cs="Times New Roman"/>
        </w:rPr>
        <w:t xml:space="preserve">Post, L. S., van Gog, T., Paas, F., &amp; Zwaan, R. A. (2013). Effects of simultaneously observing and making gestures while studying grammar animations on cognitive load and learning. </w:t>
      </w:r>
      <w:r>
        <w:rPr>
          <w:rFonts w:cs="Times New Roman"/>
          <w:i/>
          <w:iCs/>
        </w:rPr>
        <w:t>Computers in Human Behavior</w:t>
      </w:r>
      <w:r>
        <w:rPr>
          <w:rFonts w:cs="Times New Roman"/>
        </w:rPr>
        <w:t xml:space="preserve">, </w:t>
      </w:r>
      <w:r>
        <w:rPr>
          <w:rFonts w:cs="Times New Roman"/>
          <w:i/>
          <w:iCs/>
        </w:rPr>
        <w:t>29</w:t>
      </w:r>
      <w:r>
        <w:rPr>
          <w:rFonts w:cs="Times New Roman"/>
        </w:rPr>
        <w:t>(4), 1450–1455. https://doi.org/10.1016/j.chb.2013.01.005</w:t>
      </w:r>
    </w:p>
    <w:p>
      <w:pPr>
        <w:pStyle w:val="Normal"/>
        <w:widowControl w:val="false"/>
        <w:spacing w:lineRule="auto" w:line="240"/>
        <w:ind w:hanging="480" w:start="480"/>
        <w:rPr>
          <w:rFonts w:cs="Times New Roman"/>
        </w:rPr>
      </w:pPr>
      <w:r>
        <w:rPr>
          <w:rFonts w:cs="Times New Roman"/>
        </w:rPr>
        <w:t xml:space="preserve">Pulvermüller, F. (2005). Brain mechanisms linking language and action. </w:t>
      </w:r>
      <w:r>
        <w:rPr>
          <w:rFonts w:cs="Times New Roman"/>
          <w:i/>
          <w:iCs/>
        </w:rPr>
        <w:t>Nature Reviews Neuroscience</w:t>
      </w:r>
      <w:r>
        <w:rPr>
          <w:rFonts w:cs="Times New Roman"/>
        </w:rPr>
        <w:t xml:space="preserve">, </w:t>
      </w:r>
      <w:r>
        <w:rPr>
          <w:rFonts w:cs="Times New Roman"/>
          <w:i/>
          <w:iCs/>
        </w:rPr>
        <w:t>6</w:t>
      </w:r>
      <w:r>
        <w:rPr>
          <w:rFonts w:cs="Times New Roman"/>
        </w:rPr>
        <w:t>(7), 576–582. https://doi.org/10.1038/nrn1706</w:t>
      </w:r>
    </w:p>
    <w:p>
      <w:pPr>
        <w:pStyle w:val="Normal"/>
        <w:widowControl w:val="false"/>
        <w:spacing w:lineRule="auto" w:line="240"/>
        <w:ind w:hanging="480" w:start="480"/>
        <w:rPr>
          <w:rFonts w:cs="Times New Roman"/>
        </w:rPr>
      </w:pPr>
      <w:r>
        <w:rPr>
          <w:rFonts w:cs="Times New Roman"/>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pPr>
        <w:pStyle w:val="Normal"/>
        <w:widowControl w:val="false"/>
        <w:spacing w:lineRule="auto" w:line="240"/>
        <w:ind w:hanging="480" w:start="480"/>
        <w:rPr>
          <w:rFonts w:cs="Times New Roman"/>
        </w:rPr>
      </w:pPr>
      <w:r>
        <w:rPr>
          <w:rFonts w:cs="Times New Roman"/>
        </w:rPr>
        <w:t xml:space="preserve">Repetto, C., Mathias, B., Weichselbaum, O., &amp; Macedonia, M. (2021). Visual recognition of words learned with gestures induces motor resonance in the forearm muscles. </w:t>
      </w:r>
      <w:r>
        <w:rPr>
          <w:rFonts w:cs="Times New Roman"/>
          <w:i/>
          <w:iCs/>
        </w:rPr>
        <w:t>Scientific Reports</w:t>
      </w:r>
      <w:r>
        <w:rPr>
          <w:rFonts w:cs="Times New Roman"/>
        </w:rPr>
        <w:t xml:space="preserve">, </w:t>
      </w:r>
      <w:r>
        <w:rPr>
          <w:rFonts w:cs="Times New Roman"/>
          <w:i/>
          <w:iCs/>
        </w:rPr>
        <w:t>11</w:t>
      </w:r>
      <w:r>
        <w:rPr>
          <w:rFonts w:cs="Times New Roman"/>
        </w:rPr>
        <w:t>(1), 17278. https://doi.org/10.1038/s41598-021-96792-9</w:t>
      </w:r>
    </w:p>
    <w:p>
      <w:pPr>
        <w:pStyle w:val="Normal"/>
        <w:widowControl w:val="false"/>
        <w:spacing w:lineRule="auto" w:line="240"/>
        <w:ind w:hanging="480" w:start="480"/>
        <w:rPr>
          <w:rFonts w:cs="Times New Roman"/>
        </w:rPr>
      </w:pPr>
      <w:r>
        <w:rPr>
          <w:rFonts w:cs="Times New Roman"/>
        </w:rPr>
        <w:t xml:space="preserve">Roberts, B. R. T., MacLeod, C. M., &amp; Fernandes, M. A. (2022). The enactment effect: A systematic review and meta-analysis of behavioral,  neuroimaging, and patient studies. </w:t>
      </w:r>
      <w:r>
        <w:rPr>
          <w:rFonts w:cs="Times New Roman"/>
          <w:i/>
          <w:iCs/>
        </w:rPr>
        <w:t>Psychological Bulletin</w:t>
      </w:r>
      <w:r>
        <w:rPr>
          <w:rFonts w:cs="Times New Roman"/>
        </w:rPr>
        <w:t xml:space="preserve">, </w:t>
      </w:r>
      <w:r>
        <w:rPr>
          <w:rFonts w:cs="Times New Roman"/>
          <w:i/>
          <w:iCs/>
        </w:rPr>
        <w:t>148</w:t>
      </w:r>
      <w:r>
        <w:rPr>
          <w:rFonts w:cs="Times New Roman"/>
        </w:rPr>
        <w:t>(5–6), 397–434. https://doi.org/10.1037/bul0000360</w:t>
      </w:r>
    </w:p>
    <w:p>
      <w:pPr>
        <w:pStyle w:val="Normal"/>
        <w:widowControl w:val="false"/>
        <w:spacing w:lineRule="auto" w:line="240"/>
        <w:ind w:hanging="480" w:start="480"/>
        <w:rPr>
          <w:rFonts w:cs="Times New Roman"/>
        </w:rPr>
      </w:pPr>
      <w:r>
        <w:rPr>
          <w:rFonts w:cs="Times New Roman"/>
        </w:rPr>
        <w:t xml:space="preserve">Skulmowski, A., &amp; Rey, G. D. (2018). Embodied learning: introducing a taxonomy based on bodily engagement and task integration. </w:t>
      </w:r>
      <w:r>
        <w:rPr>
          <w:rFonts w:cs="Times New Roman"/>
          <w:i/>
          <w:iCs/>
        </w:rPr>
        <w:t>Cognitive Research: Principles and Implications</w:t>
      </w:r>
      <w:r>
        <w:rPr>
          <w:rFonts w:cs="Times New Roman"/>
        </w:rPr>
        <w:t xml:space="preserve">, </w:t>
      </w:r>
      <w:r>
        <w:rPr>
          <w:rFonts w:cs="Times New Roman"/>
          <w:i/>
          <w:iCs/>
        </w:rPr>
        <w:t>3</w:t>
      </w:r>
      <w:r>
        <w:rPr>
          <w:rFonts w:cs="Times New Roman"/>
        </w:rPr>
        <w:t>(1), 6. https://doi.org/10.1186/s41235-018-0092-9</w:t>
      </w:r>
    </w:p>
    <w:p>
      <w:pPr>
        <w:pStyle w:val="Normal"/>
        <w:widowControl w:val="false"/>
        <w:spacing w:lineRule="auto" w:line="240"/>
        <w:ind w:hanging="480" w:start="480"/>
        <w:rPr>
          <w:rFonts w:cs="Times New Roman"/>
        </w:rPr>
      </w:pPr>
      <w:r>
        <w:rPr>
          <w:rFonts w:cs="Times New Roman"/>
        </w:rPr>
        <w:t xml:space="preserve">Sweller, J. (1988). Cognitive Load During Problem Solving: Effects on Learning. </w:t>
      </w:r>
      <w:r>
        <w:rPr>
          <w:rFonts w:cs="Times New Roman"/>
          <w:i/>
          <w:iCs/>
        </w:rPr>
        <w:t>Cognitive Science</w:t>
      </w:r>
      <w:r>
        <w:rPr>
          <w:rFonts w:cs="Times New Roman"/>
        </w:rPr>
        <w:t xml:space="preserve">, </w:t>
      </w:r>
      <w:r>
        <w:rPr>
          <w:rFonts w:cs="Times New Roman"/>
          <w:i/>
          <w:iCs/>
        </w:rPr>
        <w:t>12</w:t>
      </w:r>
      <w:r>
        <w:rPr>
          <w:rFonts w:cs="Times New Roman"/>
        </w:rPr>
        <w:t>(2), 257–285. https://doi.org/10.1207/s15516709cog1202_4</w:t>
      </w:r>
    </w:p>
    <w:p>
      <w:pPr>
        <w:pStyle w:val="Normal"/>
        <w:widowControl w:val="false"/>
        <w:spacing w:lineRule="auto" w:line="240"/>
        <w:ind w:hanging="480" w:start="480"/>
        <w:rPr>
          <w:rFonts w:cs="Times New Roman"/>
        </w:rPr>
      </w:pPr>
      <w:r>
        <w:rPr>
          <w:rFonts w:cs="Times New Roman"/>
        </w:rPr>
        <w:t xml:space="preserve">Unmesh, A., Ramesh, K., Patel, M., Jain, R., &amp; Ramani, K. (2026). </w:t>
      </w:r>
      <w:r>
        <w:rPr>
          <w:rFonts w:cs="Times New Roman"/>
          <w:i/>
          <w:iCs/>
        </w:rPr>
        <w:t>Exploring Vision-Language Models for Open-Vocabulary Zero-Shot Action Segmentation</w:t>
      </w:r>
      <w:r>
        <w:rPr>
          <w:rFonts w:cs="Times New Roman"/>
        </w:rPr>
        <w:t>. https://doi.org/10.48550/arXiv.2602.21406</w:t>
      </w:r>
    </w:p>
    <w:p>
      <w:pPr>
        <w:pStyle w:val="Normal"/>
        <w:widowControl w:val="false"/>
        <w:spacing w:lineRule="auto" w:line="240"/>
        <w:ind w:hanging="480" w:start="480"/>
        <w:rPr>
          <w:rFonts w:cs="Times New Roman"/>
        </w:rPr>
      </w:pPr>
      <w:r>
        <w:rPr>
          <w:rFonts w:cs="Times New Roman"/>
        </w:rPr>
        <w:t xml:space="preserve">Vigliocco, G., Kousta, S.-T., Della Rosa, P. A., Vinson, D. P., Tettamanti, M., Devlin, J. T., &amp; Cappa, S. F. (2014). The neural representation of abstract words: the role of emotion. </w:t>
      </w:r>
      <w:r>
        <w:rPr>
          <w:rFonts w:cs="Times New Roman"/>
          <w:i/>
          <w:iCs/>
        </w:rPr>
        <w:t>Cerebral Cortex (New York, N.Y. : 1991)</w:t>
      </w:r>
      <w:r>
        <w:rPr>
          <w:rFonts w:cs="Times New Roman"/>
        </w:rPr>
        <w:t xml:space="preserve">, </w:t>
      </w:r>
      <w:r>
        <w:rPr>
          <w:rFonts w:cs="Times New Roman"/>
          <w:i/>
          <w:iCs/>
        </w:rPr>
        <w:t>24</w:t>
      </w:r>
      <w:r>
        <w:rPr>
          <w:rFonts w:cs="Times New Roman"/>
        </w:rPr>
        <w:t>(7), 1767–1777. https://doi.org/10.1093/cercor/bht025</w:t>
      </w:r>
    </w:p>
    <w:p>
      <w:pPr>
        <w:pStyle w:val="Normal"/>
        <w:widowControl w:val="false"/>
        <w:spacing w:lineRule="auto" w:line="240"/>
        <w:ind w:hanging="480" w:start="480"/>
        <w:rPr>
          <w:rFonts w:cs="Times New Roman"/>
        </w:rPr>
      </w:pPr>
      <w:r>
        <w:rPr>
          <w:rFonts w:cs="Times New Roman"/>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pPr>
        <w:pStyle w:val="Normal"/>
        <w:widowControl w:val="false"/>
        <w:spacing w:lineRule="auto" w:line="240"/>
        <w:ind w:hanging="480" w:start="480"/>
        <w:rPr>
          <w:rFonts w:cs="Times New Roman"/>
        </w:rPr>
      </w:pPr>
      <w:r>
        <w:rPr>
          <w:rFonts w:cs="Times New Roman"/>
        </w:rPr>
        <w:t xml:space="preserve">Zheng, J., Anderson, K. L., Leal, S. L., Shestyuk, A., Gulsen, G., Mnatsakanyan, L., Vadera, S., Hsu, F. P. K., Yassa, M. A., Knight, R. T., &amp; Lin, J. J. (2017). Amygdala-hippocampal dynamics during salient information processing. </w:t>
      </w:r>
      <w:r>
        <w:rPr>
          <w:rFonts w:cs="Times New Roman"/>
          <w:i/>
          <w:iCs/>
        </w:rPr>
        <w:t>Nature Communications</w:t>
      </w:r>
      <w:r>
        <w:rPr>
          <w:rFonts w:cs="Times New Roman"/>
        </w:rPr>
        <w:t xml:space="preserve">, </w:t>
      </w:r>
      <w:r>
        <w:rPr>
          <w:rFonts w:cs="Times New Roman"/>
          <w:i/>
          <w:iCs/>
        </w:rPr>
        <w:t>8</w:t>
      </w:r>
      <w:r>
        <w:rPr>
          <w:rFonts w:cs="Times New Roman"/>
        </w:rPr>
        <w:t>, 14413. https://doi.org/10.1038/ncomms14413</w:t>
      </w:r>
    </w:p>
    <w:p>
      <w:pPr>
        <w:pStyle w:val="Normal"/>
        <w:widowControl w:val="false"/>
        <w:spacing w:lineRule="auto" w:line="240" w:before="0" w:after="0"/>
        <w:ind w:hanging="480" w:start="480"/>
        <w:rPr>
          <w:rFonts w:cs="Times New Roman"/>
        </w:rPr>
      </w:pPr>
      <w:r>
        <w:rPr>
          <w:rFonts w:cs="Times New Roman"/>
        </w:rPr>
        <w:t xml:space="preserve">Zimmer, H. D. (2001). </w:t>
      </w:r>
      <w:r>
        <w:rPr>
          <w:rFonts w:cs="Times New Roman"/>
          <w:i/>
          <w:iCs/>
        </w:rPr>
        <w:t>Memory for action : a distinct form of episodic memory?</w:t>
      </w:r>
      <w:r>
        <w:rPr>
          <w:rFonts w:cs="Times New Roman"/>
        </w:rPr>
        <w:t xml:space="preserve"> Oxford University Press.</w:t>
      </w:r>
    </w:p>
    <w:p>
      <w:pPr>
        <w:pStyle w:val="Normal"/>
        <w:rPr/>
      </w:pPr>
      <w:r>
        <w:rPr/>
      </w:r>
    </w:p>
    <w:p>
      <w:pPr>
        <w:pStyle w:val="Normal"/>
        <w:spacing w:before="0" w:after="120"/>
        <w:rPr/>
      </w:pPr>
      <w:r>
        <w:rPr/>
      </w:r>
      <w:r>
        <w:rPr/>
        <w:fldChar w:fldCharType="end"/>
      </w:r>
      <w:r>
        <w:rPr/>
        <w:commentReference w:id="10"/>
      </w:r>
    </w:p>
    <w:sectPr>
      <w:footerReference w:type="even" r:id="rId9"/>
      <w:footerReference w:type="default" r:id="rId10"/>
      <w:footerReference w:type="first" r:id="rId11"/>
      <w:type w:val="nextPage"/>
      <w:pgSz w:w="11906" w:h="16838"/>
      <w:pgMar w:left="1152" w:right="1152" w:gutter="0" w:header="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Citation check: the 90-clip corpus is 'associated with Macedonia et al. (2011)' and the 44-clip set is 'from Macedonia, Müller, and Friederici (2011)'. With the current reference list these are the same paper. Please confirm which 2011 paper the figshare corpus asks to be cited.</w:t>
      </w:r>
    </w:p>
  </w:comment>
  <w:comment w:id="1"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These are measurable (e.g., ffprobe). Reviewers will expect clip duration (M, range), resolution and fps per collection, and whether clips had audio, for both humans and models. Also: was it the same performer in both collections? 7.6 says 'a single performer recorded once under standardized conditions'.</w:t>
      </w:r>
    </w:p>
  </w:comment>
  <w:comment w:id="2"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Show all 21 contrasts with 95% CIs (supplement is fine). With Holm correction, contrasts at p = .016, .022 and .037 may not survive. A response-style check (e.g., share of extreme vs midpoint responses per cohort) would help separate scale use from interpretation, especially for the Japanese cohort.</w:t>
      </w:r>
    </w:p>
  </w:comment>
  <w:comment w:id="3"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Give the exact model ID, access route (native API or OpenRouter) and evaluation date for every configuration, not only Glimpse. frozen_inputs.json notes that the two native 2-fps Gemini runs have no logged model ID. Model family is also confounded with input route (video, frames, provider-default sampling); say so here.</w:t>
      </w:r>
    </w:p>
  </w:comment>
  <w:comment w:id="4"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The confidence field is never analysed. It offers a direct test of H4 (does low model confidence coincide with high human SD?). Analyse it or remove it from the description.</w:t>
      </w:r>
    </w:p>
  </w:comment>
  <w:comment w:id="5"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Move to Methods (6.1) as a parsing step, and report parse-failure/remap rates for every configuration. A change from −.20 to +.27 will make reviewers ask how robust the parsing was elsewhere.</w:t>
      </w:r>
    </w:p>
  </w:comment>
  <w:comment w:id="6"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Formatting: this whole paragraph is bold; only the lead-in should be.</w:t>
      </w:r>
    </w:p>
  </w:comment>
  <w:comment w:id="7"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Likely contributor: the model prompt asks about 'your cultural context' while humans were asked about 'your country'. A rerun of this one question with an explicit reference population (e.g., 'for a typical adult in Germany') per cohort would be cheap and would directly address this.</w:t>
      </w:r>
    </w:p>
  </w:comment>
  <w:comment w:id="8"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Lets just remove this whole paragraph we don’t need to talk about reliability</w:t>
      </w:r>
    </w:p>
  </w:comment>
  <w:comment w:id="9"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Consider releasing anonymised trial-level rows (item × cohort × rating, no IDs) if consent allows. Readers need them to reproduce α and the cohort models. Archive the branch with a DOI (e.g., Zenodo). Also missing before submission: funding, conflict-of-interest, CRediT and AI-use statements.</w:t>
      </w:r>
    </w:p>
  </w:comment>
  <w:comment w:id="10"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color w:val="auto"/>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69" w:before="0" w:after="12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Ttulo2C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Ttulo3C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uiPriority w:val="99"/>
    <w:rsid w:val="00e618bf"/>
    <w:rPr/>
  </w:style>
  <w:style w:type="character" w:styleId="PiedepginaCar" w:customStyle="1">
    <w:name w:val="Pie de página Car"/>
    <w:basedOn w:val="DefaultParagraphFont"/>
    <w:link w:val="Footer"/>
    <w:uiPriority w:val="99"/>
    <w:rsid w:val="00e618bf"/>
    <w:rPr/>
  </w:style>
  <w:style w:type="character" w:styleId="Ttulo1Car" w:customStyle="1">
    <w:name w:val="Título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ocomentarioCar" w:customStyle="1">
    <w:name w:val="Texto comentario C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AsuntodelcomentarioCar" w:customStyle="1">
    <w:name w:val="Asunto del comentario Car"/>
    <w:basedOn w:val="TextocomentarioCar"/>
    <w:link w:val="annotationsubject"/>
    <w:uiPriority w:val="99"/>
    <w:semiHidden/>
    <w:rsid w:val="003826bf"/>
    <w:rPr>
      <w:rFonts w:ascii="Times New Roman" w:hAnsi="Times New Roman"/>
      <w:b/>
      <w:bCs/>
      <w:color w:val="000000"/>
      <w:sz w:val="20"/>
      <w:szCs w:val="20"/>
    </w:rPr>
  </w:style>
  <w:style w:type="character" w:styleId="Hyperlink">
    <w:name w:val="Hyperlink"/>
    <w:basedOn w:val="DefaultParagraphFont"/>
    <w:uiPriority w:val="99"/>
    <w:unhideWhenUsed/>
    <w:rsid w:val="00581e75"/>
    <w:rPr>
      <w:color w:themeColor="hyperlink" w:val="0000FF"/>
      <w:u w:val="single"/>
    </w:rPr>
  </w:style>
  <w:style w:type="character" w:styleId="UnresolvedMention">
    <w:name w:val="Unresolved Mention"/>
    <w:basedOn w:val="DefaultParagraphFont"/>
    <w:uiPriority w:val="99"/>
    <w:semiHidden/>
    <w:unhideWhenUsed/>
    <w:rsid w:val="00581e75"/>
    <w:rPr>
      <w:color w:val="605E5C"/>
      <w:shd w:fill="E1DFDD" w:val="clear"/>
    </w:rPr>
  </w:style>
  <w:style w:type="character" w:styleId="TextodegloboCar" w:customStyle="1">
    <w:name w:val="Texto de globo Car"/>
    <w:basedOn w:val="DefaultParagraphFont"/>
    <w:link w:val="BalloonText"/>
    <w:uiPriority w:val="99"/>
    <w:semiHidden/>
    <w:rsid w:val="00481fa5"/>
    <w:rPr>
      <w:rFonts w:ascii="Segoe UI" w:hAnsi="Segoe UI" w:cs="Segoe UI"/>
      <w:color w:val="000000"/>
      <w:sz w:val="18"/>
      <w:szCs w:val="18"/>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rPr>
      <w:b/>
      <w:bCs/>
      <w:sz w:val="20"/>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spacing w:before="0" w:after="120"/>
      <w:contextualSpacing/>
    </w:pPr>
    <w:rPr>
      <w:rFonts w:ascii="Calibri" w:hAnsi="Calibri" w:eastAsia="ＭＳ ゴシック" w:cs="" w:asciiTheme="majorHAnsi" w:cstheme="majorBidi" w:eastAsiaTheme="majorEastAsia" w:hAnsiTheme="majorHAnsi"/>
      <w:spacing w:val="5"/>
      <w:kern w:val="2"/>
      <w:sz w:val="34"/>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rsid w:val="00aa1d8d"/>
    <w:pPr>
      <w:spacing w:lineRule="auto" w:line="480"/>
    </w:pPr>
    <w:rPr/>
  </w:style>
  <w:style w:type="paragraph" w:styleId="BodyText3">
    <w:name w:val="Body Text 3"/>
    <w:basedOn w:val="Normal"/>
    <w:link w:val="Textoindependiente3C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3826bf"/>
    <w:pPr/>
    <w:rPr>
      <w:b/>
      <w:bCs/>
    </w:rPr>
  </w:style>
  <w:style w:type="paragraph" w:styleId="FirstParagraph" w:customStyle="1">
    <w:name w:val="First Paragraph"/>
    <w:basedOn w:val="BodyText"/>
    <w:next w:val="BodyText"/>
    <w:qFormat/>
    <w:rsid w:val="00741fd0"/>
    <w:pPr>
      <w:spacing w:lineRule="auto" w:line="240" w:before="180" w:after="180"/>
    </w:pPr>
    <w:rPr>
      <w:rFonts w:ascii="Cambria" w:hAnsi="Cambria" w:eastAsia="Cambria" w:asciiTheme="minorHAnsi" w:eastAsiaTheme="minorHAnsi" w:hAnsiTheme="minorHAnsi"/>
      <w:color w:val="auto"/>
      <w:sz w:val="24"/>
      <w:szCs w:val="24"/>
    </w:rPr>
  </w:style>
  <w:style w:type="paragraph" w:styleId="Compact" w:customStyle="1">
    <w:name w:val="Compact"/>
    <w:basedOn w:val="BodyText"/>
    <w:qFormat/>
    <w:rsid w:val="00741fd0"/>
    <w:pPr>
      <w:spacing w:lineRule="auto" w:line="240" w:before="36" w:after="36"/>
    </w:pPr>
    <w:rPr>
      <w:rFonts w:ascii="Cambria" w:hAnsi="Cambria" w:eastAsia="Cambria" w:asciiTheme="minorHAnsi" w:eastAsiaTheme="minorHAnsi" w:hAnsiTheme="minorHAnsi"/>
      <w:color w:val="auto"/>
      <w:sz w:val="24"/>
      <w:szCs w:val="24"/>
    </w:rPr>
  </w:style>
  <w:style w:type="paragraph" w:styleId="BalloonText">
    <w:name w:val="Balloon Text"/>
    <w:basedOn w:val="Normal"/>
    <w:link w:val="TextodegloboCar"/>
    <w:uiPriority w:val="99"/>
    <w:semiHidden/>
    <w:unhideWhenUsed/>
    <w:rsid w:val="00481fa5"/>
    <w:pPr>
      <w:spacing w:lineRule="auto" w:line="240" w:before="0" w:after="0"/>
    </w:pPr>
    <w:rPr>
      <w:rFonts w:ascii="Segoe UI" w:hAnsi="Segoe UI" w:cs="Segoe UI"/>
      <w:sz w:val="18"/>
      <w:szCs w:val="18"/>
    </w:rPr>
  </w:style>
  <w:style w:type="paragraph" w:styleId="Revision">
    <w:name w:val="Revision"/>
    <w:uiPriority w:val="99"/>
    <w:semiHidden/>
    <w:rsid w:val="004c3ef1"/>
    <w:pPr>
      <w:widowControl/>
      <w:suppressAutoHyphens w:val="true"/>
      <w:bidi w:val="0"/>
      <w:spacing w:lineRule="auto" w:line="240" w:before="0" w:after="0"/>
      <w:jc w:val="start"/>
    </w:pPr>
    <w:rPr>
      <w:rFonts w:ascii="Times New Roman" w:hAnsi="Times New Roman" w:eastAsia="ＭＳ 明朝" w:cs=""/>
      <w:color w:val="000000"/>
      <w:kern w:val="0"/>
      <w:sz w:val="22"/>
      <w:szCs w:val="22"/>
      <w:lang w:val="en-US" w:eastAsia="en-US" w:bidi="ar-SA"/>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741fd0"/>
    <w:pPr>
      <w:spacing w:line="240" w:lineRule="auto"/>
    </w:pPr>
    <w:rPr>
      <w:rFonts w:eastAsiaTheme="minorHAnsi"/>
      <w:sz w:val="24"/>
      <w:szCs w:val="24"/>
      <w:lang w:val="es-ES" w:eastAsia="es-E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uela.macedonia@jku.at" TargetMode="External"/><Relationship Id="rId3" Type="http://schemas.openxmlformats.org/officeDocument/2006/relationships/hyperlink" Target="mailto:samer.salama@upm.e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Application>LibreOffice/26.8.1.1$Windows_X86_64 LibreOffice_project/bf6ef2662401c7d6dce671ab4deb26ee0af3a7c1</Application>
  <AppVersion>15.0000</AppVersion>
  <Pages>45</Pages>
  <Words>15728</Words>
  <Characters>99554</Characters>
  <CharactersWithSpaces>114553</CharactersWithSpaces>
  <Paragraphs>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2026-09-21T12:35:00Z</dcterms:created>
  <dc:creator>Manuela Macedonia and coauthors</dc:creator>
  <dc:description>generated by python-docx</dc:description>
  <dc:language>en-US</dc:language>
  <cp:lastModifiedBy/>
  <dcterms:modified xsi:type="dcterms:W3CDTF">2026-10-20T14:37:24Z</dcterms:modified>
  <cp:revision>79</cp:revision>
  <dc:subject/>
  <dc:title>Assessing Gesture Characteristics with Video-Language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http://www.zotero.org/styles/chicago-author-date</vt:lpwstr>
  </property>
  <property fmtid="{D5CDD505-2E9C-101B-9397-08002B2CF9AE}" pid="7" name="Mendeley Recent Style Id 3_1">
    <vt:lpwstr>http://www.zotero.org/styles/harvard-cite-them-right</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Chicago Manual of Style 17th edition (author-date)</vt:lpwstr>
  </property>
  <property fmtid="{D5CDD505-2E9C-101B-9397-08002B2CF9AE}" pid="17" name="Mendeley Recent Style Name 3_1">
    <vt:lpwstr>Cite Them Right 10th edition - Harvard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c623c755-c7d8-3a09-8f90-da4ac25dfb13</vt:lpwstr>
  </property>
</Properties>
</file>
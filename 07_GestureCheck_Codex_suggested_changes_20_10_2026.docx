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ＭＳ ゴシック" w:cs="Times New Roman" w:eastAsiaTheme="majorEastAsia"/>
          <w:color w:val="auto"/>
          <w:spacing w:val="5"/>
          <w:kern w:val="2"/>
          <w:sz w:val="34"/>
          <w:szCs w:val="52"/>
        </w:rPr>
      </w:pPr>
      <w:r>
        <w:rPr>
          <w:rFonts w:eastAsia="ＭＳ ゴシック" w:cs="Times New Roman" w:eastAsiaTheme="majorEastAsia"/>
          <w:color w:val="auto"/>
          <w:spacing w:val="5"/>
          <w:kern w:val="2"/>
          <w:sz w:val="34"/>
          <w:szCs w:val="52"/>
        </w:rPr>
      </w:r>
    </w:p>
    <w:p>
      <w:pPr>
        <w:pStyle w:val="Normal"/>
        <w:jc w:val="center"/>
        <w:rPr>
          <w:rFonts w:cs="Times New Roman"/>
          <w:color w:val="auto"/>
          <w:lang w:val="en-GB"/>
        </w:rPr>
      </w:pPr>
      <w:commentRangeStart w:id="0"/>
      <w:r>
        <w:rPr>
          <w:rFonts w:eastAsia="ＭＳ ゴシック" w:cs="Times New Roman" w:eastAsiaTheme="majorEastAsia"/>
          <w:color w:val="auto"/>
          <w:spacing w:val="5"/>
          <w:kern w:val="2"/>
          <w:sz w:val="34"/>
          <w:szCs w:val="52"/>
        </w:rPr>
        <w:t>Can Video-Language Models Rate Instructional Gestures Like Humans Do? A Benchmark Study</w:t>
        <w:br/>
      </w:r>
      <w:r>
        <w:rPr>
          <w:rFonts w:cs="Times New Roman"/>
          <w:color w:val="auto"/>
          <w:lang w:val="en-GB"/>
        </w:rPr>
        <w:br/>
      </w:r>
      <w:commentRangeEnd w:id="0"/>
      <w:r>
        <w:commentReference w:id="0"/>
      </w:r>
      <w:r>
        <w:rPr>
          <w:rFonts w:cs="Times New Roman"/>
          <w:color w:val="auto"/>
          <w:lang w:val="en-GB"/>
        </w:rPr>
      </w:r>
    </w:p>
    <w:p>
      <w:pPr>
        <w:pStyle w:val="Normal"/>
        <w:jc w:val="center"/>
        <w:rPr>
          <w:rFonts w:cs="Times New Roman"/>
          <w:color w:val="auto"/>
          <w:lang w:val="en-GB"/>
        </w:rPr>
      </w:pPr>
      <w:r>
        <w:rPr>
          <w:rFonts w:cs="Times New Roman"/>
          <w:color w:val="auto"/>
          <w:lang w:val="en-GB"/>
        </w:rPr>
      </w:r>
    </w:p>
    <w:p>
      <w:pPr>
        <w:pStyle w:val="Normal"/>
        <w:jc w:val="center"/>
        <w:rPr>
          <w:rFonts w:cs="Times New Roman"/>
          <w:color w:val="auto"/>
          <w:lang w:val="en-GB"/>
        </w:rPr>
      </w:pPr>
      <w:r>
        <w:rPr>
          <w:rFonts w:cs="Times New Roman"/>
          <w:color w:val="auto"/>
          <w:lang w:val="en-GB"/>
        </w:rPr>
        <w:t>Manuela Macedonia</w:t>
      </w:r>
      <w:r>
        <w:rPr>
          <w:rFonts w:cs="Times New Roman"/>
          <w:color w:val="auto"/>
          <w:vertAlign w:val="superscript"/>
          <w:lang w:val="en-GB"/>
        </w:rPr>
        <w:t>1</w:t>
      </w:r>
      <w:r>
        <w:rPr>
          <w:rFonts w:cs="Times New Roman"/>
          <w:color w:val="auto"/>
          <w:lang w:val="en-GB"/>
        </w:rPr>
        <w:t>*, Samer Awad</w:t>
      </w:r>
      <w:r>
        <w:rPr>
          <w:rFonts w:cs="Times New Roman"/>
          <w:color w:val="auto"/>
          <w:vertAlign w:val="superscript"/>
          <w:lang w:val="en-GB"/>
        </w:rPr>
        <w:t>2</w:t>
      </w:r>
      <w:r>
        <w:rPr>
          <w:rFonts w:cs="Times New Roman"/>
          <w:color w:val="auto"/>
          <w:lang w:val="en-GB"/>
        </w:rPr>
        <w:t>*, Javier Conde</w:t>
      </w:r>
      <w:r>
        <w:rPr>
          <w:rFonts w:cs="Times New Roman"/>
          <w:color w:val="auto"/>
          <w:vertAlign w:val="superscript"/>
          <w:lang w:val="en-GB"/>
        </w:rPr>
        <w:t>2</w:t>
      </w:r>
      <w:r>
        <w:rPr>
          <w:rFonts w:cs="Times New Roman"/>
          <w:color w:val="auto"/>
          <w:lang w:val="en-GB"/>
        </w:rPr>
        <w:t>, Claudia Repetto</w:t>
      </w:r>
      <w:r>
        <w:rPr>
          <w:rFonts w:cs="Times New Roman"/>
          <w:color w:val="auto"/>
          <w:vertAlign w:val="superscript"/>
          <w:lang w:val="en-GB"/>
        </w:rPr>
        <w:t>3</w:t>
      </w:r>
      <w:r>
        <w:rPr>
          <w:rFonts w:cs="Times New Roman"/>
          <w:color w:val="auto"/>
          <w:lang w:val="en-GB"/>
        </w:rPr>
        <w:t>, Brian Mathias</w:t>
      </w:r>
      <w:r>
        <w:rPr>
          <w:rFonts w:cs="Times New Roman"/>
          <w:color w:val="auto"/>
          <w:vertAlign w:val="superscript"/>
          <w:lang w:val="en-GB"/>
        </w:rPr>
        <w:t>4</w:t>
      </w:r>
      <w:r>
        <w:rPr>
          <w:rFonts w:cs="Times New Roman"/>
          <w:color w:val="auto"/>
          <w:lang w:val="en-GB"/>
        </w:rPr>
        <w:t>,</w:t>
      </w:r>
    </w:p>
    <w:p>
      <w:pPr>
        <w:pStyle w:val="Normal"/>
        <w:jc w:val="center"/>
        <w:rPr>
          <w:rFonts w:cs="Times New Roman"/>
          <w:color w:val="auto"/>
          <w:vertAlign w:val="superscript"/>
        </w:rPr>
      </w:pPr>
      <w:r>
        <w:rPr>
          <w:rFonts w:cs="Times New Roman"/>
          <w:color w:val="auto"/>
        </w:rPr>
        <w:t>Christian Andrä</w:t>
      </w:r>
      <w:r>
        <w:rPr>
          <w:rFonts w:cs="Times New Roman"/>
          <w:color w:val="auto"/>
          <w:vertAlign w:val="superscript"/>
        </w:rPr>
        <w:t>5</w:t>
      </w:r>
      <w:r>
        <w:rPr>
          <w:rFonts w:cs="Times New Roman"/>
          <w:color w:val="auto"/>
        </w:rPr>
        <w:t>, Kazuki Sekine</w:t>
      </w:r>
      <w:r>
        <w:rPr>
          <w:rFonts w:cs="Times New Roman"/>
          <w:color w:val="auto"/>
          <w:vertAlign w:val="superscript"/>
        </w:rPr>
        <w:t>6</w:t>
      </w:r>
      <w:r>
        <w:rPr>
          <w:rFonts w:cs="Times New Roman"/>
          <w:color w:val="auto"/>
        </w:rPr>
        <w:t>, and Pedro Reviriego</w:t>
      </w:r>
      <w:r>
        <w:rPr>
          <w:rFonts w:cs="Times New Roman"/>
          <w:color w:val="auto"/>
          <w:vertAlign w:val="superscript"/>
        </w:rPr>
        <w:t>2</w:t>
      </w:r>
    </w:p>
    <w:p>
      <w:pPr>
        <w:pStyle w:val="Normal"/>
        <w:jc w:val="center"/>
        <w:rPr>
          <w:rFonts w:cs="Times New Roman"/>
          <w:color w:val="auto"/>
        </w:rPr>
      </w:pPr>
      <w:r>
        <w:rPr>
          <w:rFonts w:cs="Times New Roman"/>
          <w:color w:val="auto"/>
        </w:rPr>
      </w:r>
    </w:p>
    <w:p>
      <w:pPr>
        <w:pStyle w:val="Normal"/>
        <w:spacing w:lineRule="auto" w:line="240"/>
        <w:jc w:val="center"/>
        <w:rPr>
          <w:rFonts w:cs="Times New Roman"/>
          <w:color w:val="auto"/>
        </w:rPr>
      </w:pPr>
      <w:r>
        <w:rPr>
          <w:rFonts w:cs="Times New Roman"/>
          <w:color w:val="auto"/>
          <w:sz w:val="18"/>
          <w:vertAlign w:val="superscript"/>
        </w:rPr>
        <w:t>1</w:t>
      </w:r>
      <w:r>
        <w:rPr>
          <w:rFonts w:cs="Times New Roman"/>
          <w:color w:val="auto"/>
          <w:sz w:val="18"/>
        </w:rPr>
        <w:t>Department for Information Engineering, Johannes Kepler University Linz, Linz, Austria</w:t>
      </w:r>
    </w:p>
    <w:p>
      <w:pPr>
        <w:pStyle w:val="Normal"/>
        <w:spacing w:lineRule="auto" w:line="240"/>
        <w:jc w:val="center"/>
        <w:rPr>
          <w:rFonts w:cs="Times New Roman"/>
          <w:color w:val="auto"/>
        </w:rPr>
      </w:pPr>
      <w:r>
        <w:rPr>
          <w:rFonts w:cs="Times New Roman"/>
          <w:color w:val="auto"/>
          <w:sz w:val="18"/>
          <w:vertAlign w:val="superscript"/>
        </w:rPr>
        <w:t>2</w:t>
      </w:r>
      <w:r>
        <w:rPr>
          <w:rFonts w:cs="Times New Roman"/>
          <w:color w:val="auto"/>
          <w:sz w:val="18"/>
        </w:rPr>
        <w:t>Information Processing and Telecommunications Center (IPTC), Universidad Politécnica de Madrid, Madrid, Spain</w:t>
      </w:r>
    </w:p>
    <w:p>
      <w:pPr>
        <w:pStyle w:val="Normal"/>
        <w:spacing w:lineRule="auto" w:line="240"/>
        <w:jc w:val="center"/>
        <w:rPr>
          <w:rFonts w:cs="Times New Roman"/>
          <w:color w:val="auto"/>
        </w:rPr>
      </w:pPr>
      <w:r>
        <w:rPr>
          <w:rFonts w:cs="Times New Roman"/>
          <w:color w:val="auto"/>
          <w:sz w:val="18"/>
          <w:vertAlign w:val="superscript"/>
        </w:rPr>
        <w:t>3</w:t>
      </w:r>
      <w:r>
        <w:rPr>
          <w:rFonts w:cs="Times New Roman"/>
          <w:color w:val="auto"/>
          <w:sz w:val="18"/>
        </w:rPr>
        <w:t>Department of Psychology, Catholic University of Milan, Milan, Italy</w:t>
      </w:r>
    </w:p>
    <w:p>
      <w:pPr>
        <w:pStyle w:val="Normal"/>
        <w:spacing w:lineRule="auto" w:line="240"/>
        <w:jc w:val="center"/>
        <w:rPr>
          <w:rFonts w:cs="Times New Roman"/>
          <w:color w:val="auto"/>
        </w:rPr>
      </w:pPr>
      <w:r>
        <w:rPr>
          <w:rFonts w:cs="Times New Roman"/>
          <w:color w:val="auto"/>
          <w:sz w:val="18"/>
          <w:vertAlign w:val="superscript"/>
        </w:rPr>
        <w:t>4</w:t>
      </w:r>
      <w:r>
        <w:rPr>
          <w:rFonts w:cs="Times New Roman"/>
          <w:color w:val="auto"/>
          <w:sz w:val="18"/>
        </w:rPr>
        <w:t>School of Psychology, University of Aberdeen, Aberdeen, United Kingdom</w:t>
      </w:r>
    </w:p>
    <w:p>
      <w:pPr>
        <w:pStyle w:val="Normal"/>
        <w:spacing w:lineRule="auto" w:line="240"/>
        <w:jc w:val="center"/>
        <w:rPr>
          <w:rFonts w:cs="Times New Roman"/>
          <w:color w:val="auto"/>
        </w:rPr>
      </w:pPr>
      <w:r>
        <w:rPr>
          <w:rFonts w:cs="Times New Roman"/>
          <w:color w:val="auto"/>
          <w:sz w:val="18"/>
          <w:vertAlign w:val="superscript"/>
        </w:rPr>
        <w:t>5</w:t>
      </w:r>
      <w:r>
        <w:rPr>
          <w:rFonts w:cs="Times New Roman"/>
          <w:color w:val="auto"/>
          <w:sz w:val="18"/>
        </w:rPr>
        <w:t>Department of Sports Didactics, University of Potsdam, Potsdam, Germany</w:t>
      </w:r>
    </w:p>
    <w:p>
      <w:pPr>
        <w:pStyle w:val="Normal"/>
        <w:spacing w:lineRule="auto" w:line="240"/>
        <w:jc w:val="center"/>
        <w:rPr>
          <w:rFonts w:cs="Times New Roman"/>
          <w:color w:val="auto"/>
        </w:rPr>
      </w:pPr>
      <w:r>
        <w:rPr>
          <w:rFonts w:cs="Times New Roman"/>
          <w:color w:val="auto"/>
          <w:sz w:val="18"/>
          <w:vertAlign w:val="superscript"/>
        </w:rPr>
        <w:t>6</w:t>
      </w:r>
      <w:r>
        <w:rPr>
          <w:rFonts w:cs="Times New Roman"/>
          <w:color w:val="auto"/>
          <w:sz w:val="18"/>
        </w:rPr>
        <w:t>Faculty of Human Sciences, Waseda University, Tokyo, Japan</w:t>
      </w:r>
    </w:p>
    <w:p>
      <w:pPr>
        <w:pStyle w:val="Normal"/>
        <w:jc w:val="center"/>
        <w:rPr>
          <w:rFonts w:cs="Times New Roman"/>
          <w:color w:val="auto"/>
          <w:sz w:val="18"/>
        </w:rPr>
      </w:pPr>
      <w:r>
        <w:rPr>
          <w:rFonts w:cs="Times New Roman"/>
          <w:color w:val="auto"/>
          <w:sz w:val="18"/>
        </w:rPr>
        <w:t xml:space="preserve">*Co-first authors. Emails: </w:t>
      </w:r>
      <w:hyperlink r:id="rId2">
        <w:r>
          <w:rPr>
            <w:rStyle w:val="Hyperlink"/>
            <w:rFonts w:cs="Times New Roman"/>
            <w:color w:val="auto"/>
            <w:sz w:val="18"/>
          </w:rPr>
          <w:t>manuela.macedonia@jku.at</w:t>
        </w:r>
      </w:hyperlink>
      <w:r>
        <w:rPr>
          <w:rFonts w:cs="Times New Roman"/>
          <w:color w:val="auto"/>
          <w:sz w:val="18"/>
        </w:rPr>
        <w:t xml:space="preserve">, </w:t>
      </w:r>
      <w:hyperlink r:id="rId3">
        <w:r>
          <w:rPr>
            <w:rStyle w:val="Hyperlink"/>
            <w:rFonts w:cs="Times New Roman"/>
            <w:color w:val="auto"/>
            <w:sz w:val="18"/>
          </w:rPr>
          <w:t>samer.salama@upm.es</w:t>
        </w:r>
      </w:hyperlink>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rPr>
          <w:rFonts w:cs="Times New Roman"/>
          <w:color w:val="auto"/>
          <w:sz w:val="18"/>
        </w:rPr>
      </w:pPr>
      <w:r>
        <w:rPr>
          <w:rFonts w:cs="Times New Roman"/>
          <w:color w:val="auto"/>
          <w:sz w:val="18"/>
        </w:rPr>
      </w:r>
    </w:p>
    <w:p>
      <w:pPr>
        <w:pStyle w:val="Normal"/>
        <w:jc w:val="center"/>
        <w:rPr>
          <w:rFonts w:cs="Times New Roman"/>
          <w:color w:val="auto"/>
          <w:sz w:val="18"/>
        </w:rPr>
      </w:pPr>
      <w:r>
        <w:rPr>
          <w:rFonts w:cs="Times New Roman"/>
          <w:color w:val="auto"/>
          <w:sz w:val="18"/>
        </w:rPr>
      </w:r>
    </w:p>
    <w:p>
      <w:pPr>
        <w:pStyle w:val="Normal"/>
        <w:keepNext w:val="true"/>
        <w:jc w:val="center"/>
        <w:rPr>
          <w:rFonts w:cs="Times New Roman"/>
          <w:b/>
          <w:bCs/>
          <w:color w:val="auto"/>
          <w:sz w:val="28"/>
          <w:szCs w:val="28"/>
        </w:rPr>
      </w:pPr>
      <w:r>
        <w:rPr>
          <w:rFonts w:cs="Times New Roman"/>
          <w:b/>
          <w:bCs/>
          <w:color w:val="auto"/>
          <w:sz w:val="28"/>
          <w:szCs w:val="28"/>
        </w:rPr>
        <w:t>Abstract</w:t>
      </w:r>
    </w:p>
    <w:p>
      <w:pPr>
        <w:pStyle w:val="Normal"/>
        <w:jc w:val="both"/>
        <w:rPr>
          <w:rFonts w:cs="Times New Roman"/>
          <w:color w:val="auto"/>
        </w:rPr>
      </w:pPr>
      <w:r>
        <w:rPr>
          <w:rFonts w:cs="Times New Roman"/>
          <w:color w:val="auto"/>
        </w:rPr>
      </w:r>
    </w:p>
    <w:p>
      <w:pPr>
        <w:pStyle w:val="Normal"/>
        <w:spacing w:lineRule="auto" w:line="276"/>
        <w:jc w:val="both"/>
        <w:rPr>
          <w:rFonts w:cs="Times New Roman"/>
          <w:color w:val="auto"/>
          <w:sz w:val="24"/>
          <w:szCs w:val="24"/>
        </w:rPr>
      </w:pPr>
      <w:r>
        <w:rPr>
          <w:rFonts w:cs="Times New Roman"/>
          <w:color w:val="auto"/>
          <w:sz w:val="24"/>
          <w:szCs w:val="24"/>
        </w:rPr>
        <w:t>Systematic characterization of instructional gestures is essential for vocabulary-learning research, yet manual human annotation is labor-intensive and costly to scale. Video-language models (VLMs) may support this process, yet their correspondence with human judgment requires empirical evaluation. We benchmarked twelve multimodal AI setups—varying model tiers and frame-sampling rates across four major model families (Google Gemini, OpenAI GPT, Alibaba Qwen, and Elorian Glimpse)—against 230 human raters across four language cohorts, who rated 148 instructional gesture–word pairings derived from 134 underlying clips on seven dimensions drawn from the Gesture Memory Support Model. Mean absolute error (MAE) ranged from 0.53 to 1.12 points on five-point scales. Within-dimension rank correlations with human item means averaged .36 to .54 across configurations, well below a human noise ceiling of .87 to .97, and were highest for iconicity. Error and rank-order agreement dissociated: dimensions with the lowest error (enactment potential, motional salience, facial expression) had the weakest rank correlations. This reflects their narrow between-item range in the human data rather than an unreliable human reference, since the human item means were reliable (.75 to .95). Models rated mismatched gesture–word pairs lower in iconicity than matched pairs, indicating sensitivity to semantic compatibility, though residual ratings remained above the human floor. Cultural familiarity showed the largest model–human discrepancies; independently, human ratings on this and related dimensions varied systematically by language cohort even after controlling for item identity, indicating that the human reference itself is not culturally neutral. These findings support selective, dimension-specific use of VLMs for gesture annotation under human oversight, rather than uniform deployment across the full rating profile. The benchmark establishes descriptive correspondence with human judgment; it does not establish whether model- or human-derived ratings predict empirical vocabulary-learning outcomes, which remains an open question for future intervention studies.</w:t>
      </w:r>
    </w:p>
    <w:p>
      <w:pPr>
        <w:pStyle w:val="Normal"/>
        <w:jc w:val="both"/>
        <w:rPr>
          <w:rFonts w:cs="Times New Roman"/>
          <w:color w:val="auto"/>
        </w:rPr>
      </w:pPr>
      <w:r>
        <w:rPr>
          <w:rFonts w:cs="Times New Roman"/>
          <w:color w:val="auto"/>
        </w:rPr>
      </w:r>
    </w:p>
    <w:p>
      <w:pPr>
        <w:pStyle w:val="Normal"/>
        <w:jc w:val="both"/>
        <w:rPr>
          <w:rFonts w:cs="Times New Roman"/>
          <w:color w:val="auto"/>
        </w:rPr>
      </w:pPr>
      <w:r>
        <w:rPr>
          <w:rFonts w:cs="Times New Roman"/>
          <w:color w:val="auto"/>
        </w:rPr>
      </w:r>
    </w:p>
    <w:p>
      <w:pPr>
        <w:pStyle w:val="Normal"/>
        <w:jc w:val="both"/>
        <w:rPr>
          <w:rFonts w:cs="Times New Roman"/>
          <w:color w:val="auto"/>
        </w:rPr>
      </w:pPr>
      <w:r>
        <w:rPr>
          <w:rFonts w:cs="Times New Roman"/>
          <w:color w:val="auto"/>
        </w:rPr>
      </w:r>
    </w:p>
    <w:p>
      <w:pPr>
        <w:pStyle w:val="Normal"/>
        <w:jc w:val="both"/>
        <w:rPr>
          <w:rFonts w:cs="Times New Roman"/>
          <w:color w:val="auto"/>
        </w:rPr>
      </w:pPr>
      <w:r>
        <w:rPr>
          <w:rFonts w:cs="Times New Roman"/>
          <w:color w:val="auto"/>
        </w:rPr>
      </w:r>
    </w:p>
    <w:p>
      <w:pPr>
        <w:pStyle w:val="Normal"/>
        <w:jc w:val="both"/>
        <w:rPr>
          <w:rFonts w:cs="Times New Roman"/>
          <w:color w:val="auto"/>
        </w:rPr>
      </w:pPr>
      <w:r>
        <w:rPr>
          <w:rFonts w:cs="Times New Roman"/>
          <w:color w:val="auto"/>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Normal"/>
        <w:spacing w:lineRule="auto" w:line="360"/>
        <w:jc w:val="both"/>
        <w:rPr>
          <w:rFonts w:cs="Times New Roman"/>
          <w:b/>
          <w:bCs/>
          <w:color w:val="auto"/>
          <w:sz w:val="24"/>
          <w:szCs w:val="24"/>
        </w:rPr>
      </w:pPr>
      <w:r>
        <w:rPr>
          <w:rFonts w:cs="Times New Roman"/>
          <w:b/>
          <w:bCs/>
          <w:color w:val="auto"/>
          <w:sz w:val="24"/>
          <w:szCs w:val="24"/>
        </w:rPr>
      </w:r>
    </w:p>
    <w:p>
      <w:pPr>
        <w:pStyle w:val="ListParagraph"/>
        <w:numPr>
          <w:ilvl w:val="0"/>
          <w:numId w:val="7"/>
        </w:numPr>
        <w:spacing w:lineRule="auto" w:line="360"/>
        <w:jc w:val="both"/>
        <w:rPr>
          <w:rFonts w:cs="Times New Roman"/>
          <w:b/>
          <w:bCs/>
          <w:color w:val="auto"/>
          <w:sz w:val="28"/>
          <w:szCs w:val="28"/>
        </w:rPr>
      </w:pPr>
      <w:r>
        <w:rPr>
          <w:rFonts w:cs="Times New Roman"/>
          <w:b/>
          <w:bCs/>
          <w:color w:val="auto"/>
          <w:sz w:val="28"/>
          <w:szCs w:val="28"/>
        </w:rPr>
        <w:t>Introduction</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 xml:space="preserve">Gesture has long been recognized as a powerful facilitator of language learning and memory. In second language (L2) acquisition research, a substantial body of behavioral, cognitive, and neuroscientific evidence has demonstrated that gestures enrich lexical encoding, strengthen semantic associations, and improve long-term retention (Macedonia, 2025). Instructional gestures, movements deliberately paired with words, may depict a word’s meaning, such as raising an imaginary cup to the mouth when learning the L2 word for “to drink,” or establish an arbitrary association with it; mnemonic benefits have been shown for both concrete and abstract vocabulary </w:t>
      </w:r>
      <w:r>
        <w:rPr>
          <w:rFonts w:cs="Times New Roman"/>
          <w:color w:val="auto"/>
          <w:sz w:val="24"/>
          <w:szCs w:val="24"/>
        </w:rPr>
        <w:t>(Macedonia &amp; Knösche, 2011)</w:t>
      </w:r>
      <w:r>
        <w:rPr>
          <w:rFonts w:cs="Times New Roman"/>
          <w:color w:val="auto"/>
          <w:sz w:val="24"/>
          <w:szCs w:val="24"/>
          <w:lang w:val="en-GB"/>
        </w:rPr>
        <w:t xml:space="preserve">. From a neuroscientific perspective, gesture-supported learning engages distributed neural networks linking word representations with sensory and motor information (Macedonia et al., 2011; Macedonia &amp; Mueller, 2016; Macedonia et al., 2019; Mayer et al., 2017), consistent with broader theories of embodied cognition proposing that conceptual knowledge is grounded in sensorimotor experience (Barsalou, 2008). A recent three-level meta-analysis of 52 studies and 442 effect sizes further supports the educational relevance of embodied vocabulary instruction (X. Li et al., 2026). </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The magnitude of gesture-related benefits nonetheless varies substantially across studies, learners, and lexical items. This variation arises from multiple coexisting sources: word-level properties (length, concreteness, phonological familiarity), learner-level factors (proficiency, memory capacity, prior knowledge), instructional procedures (training duration, repetition, observation versus enactment), and assessment characteristics. An additional, often underexamined source concerns properties of the gestures themselves: how transparently they represent meaning, how strongly they evoke sensorimotor experience, how perceptually salient they are, and how readily learners can interpret and reproduce them. Treating all gestures as equivalent within a single “gesture-supported” condition obscures this variability; a condition-level comparison can estimate an average benefit but cannot explain why some gesture–word pairings support learning more effectively than others (Macedonia &amp; Klimesch, 2014).</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To address this gap, recent work has moved beyond binary “gesture/no-gesture” distinctions toward characterizing gesture effectiveness as a multidimensional construct. Macedonia et al. (2026) have proposed the Gesture Memory Support Model (GMSM), a preliminary theoretical and operational framework distinguishing seven dimensions: iconicity, sensorimotor imagery potential, motional salience, emotional salience fit, gesture complexity fit, cultural familiarity, and enactment potential. These dimensions describe both intrinsic properties of gestures and their fit with target meanings, learner populations, and instructional contexts; ratings are retained as a multidimensional profile rather than collapsed into a single effectiveness score, since a higher rating indicates more of a characteristic rather than necessarily greater mnemonic benefit. Such profiles could serve as item-level covariates in mixed-effects models of vocabulary-learning outcomes, allowing researchers to estimate the contributions of specific gesture characteristics alongside lexical and learner-level variables—though the reliability, empirical distinctiveness, and predictive relevance of these dimensions remain to be established.</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A significant methodological bottleneck constrains this purpose: operationalizing gesture-related variables typically requires human annotation of video data, with each gesture rated independently across seven dimensions under clearly defined criteria. This process is time-consuming, costly, and inherently subjective, and inter-rater agreement becomes increasingly difficult to maintain as stimulus sets grow or additional linguistic populations are included. Ratings may also reflect raters’ own linguistic experience and cultural familiarity, meaning that human annotation provides a population-dependent reference rather than an error-free standard. As gesture datasets expand, reliance on manual coding becomes increasingly impractical for large-scale or longitudinal research, creating a clear need for computational methods capable of estimating gesture-related covariates reliably and reproducibly.</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The rapid emergence of Vision-Language Models (VLMs) offers a promising avenue for addressing this bottleneck. Advances in multimodal artificial intelligence have produced models capable of jointly processing visual, temporal, and linguistic information, enabling forms of video understanding and semantic reasoning that go beyond earlier pipelines reliant on low-level motion tracking or pose estimation. Extending the existing use of AI-generated psycholinguistic ratings (e.g., word concreteness, familiarity) to gesture stimuli introduces additional demands: models must track movement over time, evaluate relationships between visible actions and intended lexical meaning, and interpret dimensions, such as cultural familiarity, whose relevance may itself vary across contexts. Whether VLMs can meet these demands well enough to generate useful, GMSM-aligned covariates is an open empirical question.</w:t>
      </w:r>
    </w:p>
    <w:p>
      <w:pPr>
        <w:pStyle w:val="Normal"/>
        <w:spacing w:lineRule="auto" w:line="360"/>
        <w:ind w:firstLine="720"/>
        <w:jc w:val="both"/>
        <w:rPr>
          <w:rFonts w:cs="Times New Roman"/>
          <w:color w:val="auto"/>
          <w:sz w:val="24"/>
          <w:szCs w:val="24"/>
          <w:lang w:val="en-GB"/>
        </w:rPr>
      </w:pPr>
      <w:r>
        <w:rPr>
          <w:rFonts w:cs="Times New Roman"/>
          <w:color w:val="auto"/>
          <w:sz w:val="24"/>
          <w:szCs w:val="24"/>
          <w:lang w:val="en-GB"/>
        </w:rPr>
        <w:t>This paper investigates that question directly: whether state-of-the-art VLMs can autonomously estimate GMSM-aligned gesture covariates from instructional video data in correspondence with human judgment. We evaluate zero-shot prompting across model families and input configurations. Because agreement between models alone cannot establish correspondence with human raters, and because an aggregate performance measure may conceal dimension-specific differences, evaluation must distinguish rank-order association, absolute agreement, and systematic bias—distinctions essential for identifying which model-generated ratings are suitable for downstream statistical use and which still require human oversight. More broadly, this work aims to determine whether VLMs can transform qualitative video data into robust, scalable statistical covariates, as a prerequisite for later studies of how such features relate to vocabulary learning.</w:t>
      </w:r>
    </w:p>
    <w:p>
      <w:pPr>
        <w:pStyle w:val="Normal"/>
        <w:spacing w:lineRule="auto" w:line="360"/>
        <w:jc w:val="both"/>
        <w:rPr>
          <w:rFonts w:cs="Times New Roman"/>
          <w:color w:val="auto"/>
          <w:sz w:val="24"/>
          <w:szCs w:val="24"/>
          <w:lang w:val="en-GB"/>
        </w:rPr>
      </w:pPr>
      <w:r>
        <w:rPr>
          <w:rFonts w:cs="Times New Roman"/>
          <w:color w:val="auto"/>
          <w:sz w:val="24"/>
          <w:szCs w:val="24"/>
          <w:lang w:val="en-GB"/>
        </w:rPr>
      </w:r>
    </w:p>
    <w:p>
      <w:pPr>
        <w:pStyle w:val="Normal"/>
        <w:keepNext w:val="true"/>
        <w:spacing w:lineRule="auto" w:line="360"/>
        <w:jc w:val="both"/>
        <w:rPr>
          <w:rFonts w:eastAsia="Times New Roman" w:cs="Times New Roman"/>
          <w:b/>
          <w:bCs/>
          <w:color w:val="auto"/>
          <w:sz w:val="28"/>
          <w:szCs w:val="28"/>
          <w:lang w:val="en-GB" w:eastAsia="es-ES"/>
        </w:rPr>
      </w:pPr>
      <w:r>
        <w:rPr>
          <w:rFonts w:eastAsia="Times New Roman" w:cs="Times New Roman"/>
          <w:b/>
          <w:bCs/>
          <w:color w:val="auto"/>
          <w:sz w:val="28"/>
          <w:szCs w:val="28"/>
          <w:lang w:val="en-GB" w:eastAsia="es-ES"/>
        </w:rPr>
        <w:t>2. Theoretical Background</w:t>
      </w:r>
    </w:p>
    <w:p>
      <w:pPr>
        <w:pStyle w:val="Normal"/>
        <w:keepNext w:val="true"/>
        <w:spacing w:lineRule="auto" w:line="360"/>
        <w:jc w:val="both"/>
        <w:rPr>
          <w:rFonts w:eastAsia="Times New Roman" w:cs="Times New Roman"/>
          <w:b/>
          <w:bCs/>
          <w:color w:val="auto"/>
          <w:lang w:val="en-GB" w:eastAsia="es-ES"/>
        </w:rPr>
      </w:pPr>
      <w:r>
        <w:rPr>
          <w:rFonts w:eastAsia="Times New Roman" w:cs="Times New Roman"/>
          <w:b/>
          <w:bCs/>
          <w:color w:val="auto"/>
          <w:lang w:val="en-GB" w:eastAsia="es-ES"/>
        </w:rPr>
        <w:t>2.1 Gesture in Second Language Acquisition</w:t>
      </w:r>
    </w:p>
    <w:p>
      <w:pPr>
        <w:pStyle w:val="Normal"/>
        <w:spacing w:lineRule="auto" w:line="360"/>
        <w:ind w:firstLine="720"/>
        <w:jc w:val="both"/>
        <w:rPr>
          <w:rFonts w:cs="Times New Roman"/>
          <w:color w:val="auto"/>
          <w:sz w:val="24"/>
          <w:szCs w:val="24"/>
        </w:rPr>
      </w:pPr>
      <w:r>
        <w:rPr>
          <w:rFonts w:cs="Times New Roman"/>
          <w:color w:val="auto"/>
          <w:sz w:val="24"/>
          <w:szCs w:val="24"/>
        </w:rPr>
        <w:t>The Gesture Memory Support Model (GMSM; Macedonia et al., 2026) provides a preliminary theoretical framework for characterizing variation among instructional gestures. Drawing on embodied cognition, memory research, and cognitive load theory, it identifies seven dimensions hypothesized to contribute to gesture-supported vocabulary learning. These dimensions describe observable gesture characteristics, distinguishing properties of a stimulus from the cognitive processes it may elicit and the learning outcomes it may support.</w:t>
      </w:r>
    </w:p>
    <w:p>
      <w:pPr>
        <w:pStyle w:val="Normal"/>
        <w:spacing w:lineRule="auto" w:line="360"/>
        <w:ind w:firstLine="720"/>
        <w:jc w:val="both"/>
        <w:rPr>
          <w:rFonts w:cs="Times New Roman"/>
          <w:color w:val="auto"/>
          <w:sz w:val="24"/>
          <w:szCs w:val="24"/>
        </w:rPr>
      </w:pPr>
      <w:r>
        <w:rPr>
          <w:rFonts w:cs="Times New Roman"/>
          <w:color w:val="auto"/>
          <w:sz w:val="24"/>
          <w:szCs w:val="24"/>
        </w:rPr>
        <w:t xml:space="preserve">The framework is consistent with accounts proposing that conceptual representations involve perceptual and motor systems (Barsalou, 2008; Glenberg &amp; Gallese, 2012; Pulvermüller, 2005). It is also compatible with dual-coding theory, which describes interconnected verbal and nonverbal representations that can provide complementary routes for encoding and retrieval </w:t>
      </w:r>
      <w:r>
        <w:fldChar w:fldCharType="begin"/>
      </w:r>
      <w:r>
        <w:rPr>
          <w:rFonts w:cs="Times New Roman"/>
          <w:color w:val="auto"/>
          <w:sz w:val="24"/>
          <w:szCs w:val="24"/>
        </w:rPr>
        <w:instrText xml:space="preserve">ADDIN CSL_CITATION {"citationItems":[{"id":"ITEM-1","itemData":{"author":[{"dropping-particle":"","family":"Paivio","given":"Allan","non-dropping-particle":"","parse-names":false,"suffix":""}],"id":"ITEM-1","issued":{"date-parts":[["2007"]]},"publisher":"Lawrence Erlbaum Associates Inc.","title":"Mind and its evolution: A dual coding theoretical approach","type":"book"},"uris":["http://www.mendeley.com/documents/?uuid=ce73cdd1-3f8f-47e3-a91c-896e2ac8faee"]}],"mendeley":{"formattedCitation":"(Paivio, 2007)","plainTextFormattedCitation":"(Paivio, 2007)","previouslyFormattedCitation":"(Paivio, 2007)"},"properties":{"noteIndex":0},"schema":"https://github.com/citation-style-language/schema/raw/master/csl-citation.json"}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(Paivio, 2007)</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These accounts motivate the characterization of gesture-related information but do not establish the predictive validity of individual GMSM dimensions. The seven dimensions are therefore retained as a descriptive profile whose relationships with learning require empirical investigation.</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2.1.1 Iconicity</w:t>
      </w:r>
    </w:p>
    <w:p>
      <w:pPr>
        <w:pStyle w:val="Normal"/>
        <w:spacing w:lineRule="auto" w:line="360"/>
        <w:jc w:val="both"/>
        <w:rPr>
          <w:rFonts w:cs="Times New Roman"/>
          <w:color w:val="auto"/>
          <w:sz w:val="24"/>
          <w:szCs w:val="24"/>
          <w:lang w:val="en-GB"/>
        </w:rPr>
      </w:pPr>
      <w:r>
        <w:rPr>
          <w:rFonts w:cs="Times New Roman"/>
          <w:color w:val="auto"/>
          <w:sz w:val="24"/>
          <w:szCs w:val="24"/>
        </w:rPr>
        <w:t xml:space="preserve">Iconicity concerns the extent to which a gesture’s form or movement resembles aspects of its intended lexical meaning. For example, outlining a roof with the hands can depict a perceptual feature associated with </w:t>
      </w:r>
      <w:r>
        <w:rPr>
          <w:rFonts w:cs="Times New Roman"/>
          <w:i/>
          <w:color w:val="auto"/>
          <w:sz w:val="24"/>
          <w:szCs w:val="24"/>
        </w:rPr>
        <w:t>house</w:t>
      </w:r>
      <w:r>
        <w:rPr>
          <w:rFonts w:cs="Times New Roman"/>
          <w:color w:val="auto"/>
          <w:sz w:val="24"/>
          <w:szCs w:val="24"/>
        </w:rPr>
        <w:t xml:space="preserve">, whereas miming drinking can represent an action associated with </w:t>
      </w:r>
      <w:r>
        <w:rPr>
          <w:rFonts w:cs="Times New Roman"/>
          <w:i/>
          <w:color w:val="auto"/>
          <w:sz w:val="24"/>
          <w:szCs w:val="24"/>
        </w:rPr>
        <w:t>to drink</w:t>
      </w:r>
      <w:r>
        <w:rPr>
          <w:rFonts w:cs="Times New Roman"/>
          <w:color w:val="auto"/>
          <w:sz w:val="24"/>
          <w:szCs w:val="24"/>
        </w:rPr>
        <w:t xml:space="preserve">. Iconicity is thus evaluated for a particular gesture–meaning pairing rather than inferred from a broad gesture category. Different representational strategies can produce similarly transparent relationships between movement and meaning </w:t>
      </w:r>
      <w:r>
        <w:fldChar w:fldCharType="begin"/>
      </w:r>
      <w:r>
        <w:rPr>
          <w:rFonts w:cs="Times New Roman"/>
          <w:color w:val="auto"/>
          <w:sz w:val="24"/>
          <w:szCs w:val="24"/>
        </w:rPr>
        <w:instrText xml:space="preserve">ADDIN CSL_CITATION {"citationItems":[{"id":"ITEM-1","itemData":{"DOI":"10.1098/rstb.2013.0300","ISSN":"1471-2970 (Electronic)","PMID":"25092668","abstract":"Iconicity, a resemblance between properties of linguistic form (both in spoken  and signed languages) and meaning, has traditionally been considered to be a marginal, irrelevant phenomenon for our understanding of language processing, development and evolution. Rather, the arbitrary and symbolic nature of language has long been taken as a design feature of the human linguistic system. In this paper, we propose an alternative framework in which iconicity in face-to-face communication (spoken and signed) is a powerful vehicle for bridging between language and human sensori-motor experience, and, as such, iconicity provides a key to understanding language evolution, development and processing. In language evolution, iconicity might have played a key role in establishing displacement (the ability of language to refer beyond what is immediately present), which is core to what language does; in ontogenesis, iconicity might play a critical role in supporting referentiality (learning to map linguistic labels to objects, events, etc., in the world), which is core to vocabulary development. Finally, in language processing, iconicity could provide a mechanism to account for how language comes to be embodied (grounded in our sensory and motor systems), which is core to meaningful communication.","author":[{"dropping-particle":"","family":"Perniss","given":"Pamela","non-dropping-particle":"","parse-names":false,"suffix":""},{"dropping-particle":"","family":"Vigliocco","given":"Gabriella","non-dropping-particle":"","parse-names":false,"suffix":""}],"container-title":"Philosophical transactions of the Royal Society of London. Series B, Biological  sciences","id":"ITEM-1","issue":"1651","issued":{"date-parts":[["2014","9"]]},"language":"eng","page":"20130300","publisher-place":"England","title":"The bridge of iconicity: from a world of experience to the experience of  language.","type":"article-journal","volume":"369"},"uris":["http://www.mendeley.com/documents/?uuid=ba220db3-00b7-4e8f-bfd2-e701672a4fa4"]},{"id":"ITEM-2","itemData":{"DOI":"DOI: 10.1017/langcog.2019.48","ISSN":"1866-9808","abstract":"While speculations on form–meaning resemblances in language go back millennia, the experimental study of iconicity is only about a century old. Here we take stock of experimental work on iconicity and present a double special issue with a diverse set of new contributions. We contextualise the work by introducing a typology of approaches to iconicity in language. Some approaches construe iconicity as a discrete property that is either present or absent; others treat it as involving semiotic relationships that come in kinds; and yet others see it as a gradient substance that comes in degrees. We show the benefits and limitations that come with each of these construals and stress the importance of developing accounts that can fluently switch between them. With operationalisations of iconicity that are well defined yet flexible enough to deal with differences in tasks, modalities, and levels of analysis, experimental research on iconicity is well equipped to contribute to a comprehensive science of language.","author":[{"dropping-particle":"","family":"Dingemanse","given":"Mark","non-dropping-particle":"","parse-names":false,"suffix":""},{"dropping-particle":"","family":"Perlman","given":"Marcus","non-dropping-particle":"","parse-names":false,"suffix":""},{"dropping-particle":"","family":"Perniss","given":"Pamela","non-dropping-particle":"","parse-names":false,"suffix":""}],"container-title":"Language and Cognition","edition":"2020/03/02","id":"ITEM-2","issue":"1","issued":{"date-parts":[["2020"]]},"page":"1-14","publisher":"Cambridge University Press","title":"Construals of iconicity: experimental approaches to form–meaning resemblances in language","type":"article-journal","volume":"12"},"uris":["http://www.mendeley.com/documents/?uuid=7051aad5-9dca-43cb-aec7-832a97935c45"]},{"id":"ITEM-3","itemData":{"DOI":"10.3389/fpsyg.2010.00227","ISSN":"1664-1078 (Electronic)","PMID":"21833282","abstract":"Current views about language are dominated by the idea of arbitrary connections  between linguistic form and meaning. However, if we look beyond the more familiar Indo-European languages and also include both spoken and signed language modalities, we find that motivated, iconic form-meaning mappings are, in fact, pervasive in language. In this paper, we review the different types of iconic mappings that characterize languages in both modalities, including the predominantly visually iconic mappings found in signed languages. Having shown that iconic mapping are present across languages, we then proceed to review evidence showing that language users (signers and speakers) exploit iconicity in language processing and language acquisition. While not discounting the presence and importance of arbitrariness in language, we put forward the idea that iconicity need also be recognized as a general property of language, which may serve the function of reducing the gap between linguistic form and conceptual representation to allow the language system to \"hook up\" to motor, perceptual, and affective experience.","author":[{"dropping-particle":"","family":"Perniss","given":"Pamela","non-dropping-particle":"","parse-names":false,"suffix":""},{"dropping-particle":"","family":"Thompson","given":"Robin L","non-dropping-particle":"","parse-names":false,"suffix":""},{"dropping-particle":"","family":"Vigliocco","given":"Gabriella","non-dropping-particle":"","parse-names":false,"suffix":""}],"container-title":"Frontiers in psychology","id":"ITEM-3","issued":{"date-parts":[["2010"]]},"language":"eng","page":"227","publisher-place":"Switzerland","title":"Iconicity as a general property of language: evidence from spoken and signed  languages.","type":"article-journal","volume":"1"},"uris":["http://www.mendeley.com/documents/?uuid=33af1064-606a-4184-ac66-c407c2eabf7b"]}],"mendeley":{"formattedCitation":"(Dingemanse et al., 2020; Perniss et al., 2010; Perniss &amp; Vigliocco, 2014)","plainTextFormattedCitation":"(Dingemanse et al., 2020; Perniss et al., 2010; Perniss &amp; Vigliocco, 2014)","previouslyFormattedCitation":"(Dingemanse et al., 2020; Perniss et al., 2010; Perniss &amp; Vigliocco, 2014)"},"properties":{"noteIndex":0},"schema":"https://github.com/citation-style-language/schema/raw/master/csl-citation.json"}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(Dingemanse et al., 2020; Perniss et al., 2010; Perniss &amp; Vigliocco, 2014)</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w:t>
      </w:r>
      <w:r>
        <w:rPr>
          <w:rFonts w:cs="Times New Roman"/>
          <w:color w:val="auto"/>
          <w:sz w:val="24"/>
          <w:szCs w:val="24"/>
          <w:lang w:val="it-IT"/>
        </w:rPr>
        <w:t xml:space="preserve"> </w:t>
      </w:r>
      <w:r>
        <w:rPr>
          <w:rFonts w:cs="Times New Roman"/>
          <w:color w:val="auto"/>
          <w:sz w:val="24"/>
          <w:szCs w:val="24"/>
        </w:rPr>
        <w:t xml:space="preserve">Research comparing semantically congruent and incongruent gesture–word pairings supports the importance of this relationship. Congruent gestures can facilitate vocabulary learning, whereas conflicting gestural information can interfere with encoding and semantic processing </w:t>
      </w:r>
      <w:r>
        <w:fldChar w:fldCharType="begin"/>
      </w:r>
      <w:r>
        <w:rPr>
          <w:rFonts w:cs="Times New Roman"/>
          <w:color w:val="auto"/>
          <w:sz w:val="24"/>
          <w:szCs w:val="24"/>
        </w:rPr>
        <w:instrText xml:space="preserve">ADDIN CSL_CITATION {"citationItems":[{"id":"ITEM-1","itemData":{"DOI":"10.1162/jocn.2009.21254","ISSN":"0898-929X","PMID":"19413483","abstract":"Previous research has demonstrated a link between language and action in the brain. The present study investigates the strength of this neural relationship by focusing on a potential interface between the two systems: cospeech iconic gesture. Participants performed a Stroop-like task in which they watched videos of a man and a woman speaking and gesturing about common actions. The videos differed as to whether the gender of the speaker and gesturer was the same or different and whether the content of the speech and gesture was congruent or incongruent. The task was to identify whether a man or a woman produced the spoken portion of the videos while accuracy rates, RTs, and ERPs were recorded to the words. Although not relevant to the task, participants paid attention to the semantic relationship between the speech and the gesture, producing a larger N400 to words accompanied by incongruent versus congruent gestures. In addition, RTs were slower to incongruent versus congruent gesture-speech stimuli, but this effect was greater when the gender of the gesturer and speaker was the same versus different. These results suggest that the integration of gesture and speech during language comprehension is automatic but also under some degree of neurocognitive control.","author":[{"dropping-particle":"","family":"Kelly","given":"Spencer D.","non-dropping-particle":"","parse-names":false,"suffix":""},{"dropping-particle":"","family":"Creigh","given":"Peter","non-dropping-particle":"","parse-names":false,"suffix":""},{"dropping-particle":"","family":"Bartolotti","given":"James","non-dropping-particle":"","parse-names":false,"suffix":""}],"container-title":"Journal of Cognitive Neuroscience","id":"ITEM-1","issue":"4","issued":{"date-parts":[["2010","4"]]},"page":"683-694","title":"Integrating Speech and Iconic Gestures in a Stroop-like Task: Evidence for Automatic Processing","type":"article-journal","volume":"22"},"uris":["http://www.mendeley.com/documents/?uuid=90e685ec-b753-3633-8d22-9a7c91787975"]},{"id":"ITEM-2","itemData":{"DOI":"10.1002/hbm.21084","ISSN":"10659471","abstract":"Vocabulary acquisition represents a major challenge in foreign language learning. Research has demonstrated that gestures accompanying speech have an impact on memory for verbal information in the speakers' mother tongue and, as recently shown, also in foreign language learning. However, the neural basis of this effect remains unclear. In a within-subjects design, we compared learning of novel words coupled with iconic and meaningless gestures. Iconic gestures helped learners to significantly better retain the verbal material over time. After the training, participants' brain activity was registered by means of fMRI while performing a word recognition task. Brain activations to words learned with iconic and with meaningless gestures were contrasted. We found activity in the premotor cortices for words encoded with iconic gestures. In contrast, words encoded with meaningless gestures elicited a network associated with cognitive control. These findings suggest that memory performance for newly learned words is not driven by the motor component as such, but by the motor image that matches an underlying representation of the word's semantics. © 2010 Wiley-Liss, Inc.","author":[{"dropping-particle":"","family":"Macedonia","given":"M.","non-dropping-particle":"","parse-names":false,"suffix":""},{"dropping-particle":"","family":"Müller","given":"K.","non-dropping-particle":"","parse-names":false,"suffix":""},{"dropping-particle":"","family":"Friederici","given":"A.D.","non-dropping-particle":"","parse-names":false,"suffix":""}],"container-title":"Human Brain Mapping","id":"ITEM-2","issue":"6","issued":{"date-parts":[["2011"]]},"title":"The impact of iconic gestures on foreign language word learning and its neural substrate","type":"article-journal","volume":"32"},"uris":["http://www.mendeley.com/documents/?uuid=21d1921c-ba8a-3bbe-9db7-7c8818d0a2bb"]}],"mendeley":{"formattedCitation":"(Kelly et al., 2010; M. Macedonia et al., 2011)","manualFormatting":"(Kelly et al., 2010; Macedonia et al., 2011)","plainTextFormattedCitation":"(Kelly et al., 2010; M. Macedonia et al., 2011)","previouslyFormattedCitation":"(Kelly et al., 2010; M. Macedonia et al., 2011)"},"properties":{"noteIndex":0},"schema":"https://github.com/citation-style-language/schema/raw/master/csl-citation.json"}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(Kelly et al., 2010; Macedonia et al., 2011)</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xml:space="preserve">. </w:t>
      </w:r>
      <w:r>
        <w:rPr>
          <w:rFonts w:cs="Times New Roman"/>
          <w:color w:val="auto"/>
          <w:sz w:val="24"/>
          <w:szCs w:val="24"/>
        </w:rPr>
        <w:t xml:space="preserve">However, resemblance is not a prerequisite for mnemonic support. Consistently paired arbitrary gestures can also facilitate learning despite lacking a transparent resemblance to the referent </w:t>
      </w:r>
      <w:r>
        <w:fldChar w:fldCharType="begin"/>
      </w:r>
      <w:r>
        <w:rPr>
          <w:rFonts w:cs="Times New Roman"/>
          <w:color w:val="auto"/>
          <w:sz w:val="24"/>
          <w:szCs w:val="24"/>
        </w:rPr>
        <w:instrText xml:space="preserve">ADDIN CSL_CITATION {"citationItems":[{"id":"ITEM-1","itemData":{"DOI":"10.1111/j.1751-228X.2011.01129.x","ISSN":"17512271","abstract":"It has previously been demonstrated that enactment (i.e., performing representative gestures during encoding) enhances memory for concrete words, in particular action words. Here, we investigate the impact of enactment on abstract word learning in a foreign language. We further ask if learning novel words with gestures facilitates sentence production. In a within-subjects paradigm, participants first learned 32 abstract sentences from an artificial corpus conforming with Italian phonotactics. Sixteen sentences were encoded audiovisually. Another set of 16 sentences was also encoded audiovisually, but, in addition, each single word was accompanied by a symbolic gesture. Participants were trained for 6 days. Memory performance was assessed daily using different tests. The overall results support the prediction that learners have better memory for words encoded with gestures. In a transfer test, participants produced new sentences with the words they had acquired. Items encoded through gestures were used more frequently, demonstrating their enhanced accessibility in memory. The results are interpreted in terms of embodied cognition. Implications for teaching and learning are suggested. © 2011 The Authors. Journal Compilation © 2011 International Mind, Brain, and Education Society and Blackwell Publishing, Inc.","author":[{"dropping-particle":"","family":"Macedonia","given":"M.","non-dropping-particle":"","parse-names":false,"suffix":""},{"dropping-particle":"","family":"Knösche","given":"T.R.","non-dropping-particle":"","parse-names":false,"suffix":""}],"container-title":"Mind, Brain, and Education","id":"ITEM-1","issue":"4","issued":{"date-parts":[["2011"]]},"title":"Body in mind: How gestures empower foreign language learning","type":"article-journal","volume":"5"},"uris":["http://www.mendeley.com/documents/?uuid=53b6383c-aa69-3531-afa0-65ac0839e209"]},{"id":"ITEM-2","itemData":{"DOI":"10.1111/lang.12326","ISSN":"14679922","abstract":"When introducing new words in a second language (L2), presenting vocabulary with concurrent gestures might facilitate learners’ recollection of new words. Previous research has suggested that this gestural advantage might hold only for gestures that overlap with the semantics of the words. Dual coding theory predicts that learners should learn input better when multiple sensory routes act as aids to retrieval. Our research replicated and extended previous studies examining the limits of gestures in learning L2 vocabulary. A within-participant design directly compared the effects of pairing low idiosyncratic gestures (gestures traditionally iconic with word meanings) versus high idiosyncratic gestures (gestures that likely need to be idiosyncratically paired with word meanings) with L2 vocabulary presentation, relative to using no gestures. Results supported dual coding theory: All gestures were helpful if they were not confusable with other to-be-learned words and if the number of words presented was limited. Open Practices: This article has been awarded an Open Data badge. All data are publicly accessible via the Open Science Framework at https://osf.io/4awze. Learn more about the Open Practices badges from the Center for Open Science: https://osf.io/tvyxz/wiki.","author":[{"dropping-particle":"","family":"Huang","given":"Xiaoyi","non-dropping-particle":"","parse-names":false,"suffix":""},{"dropping-particle":"","family":"Kim","given":"Nayoung","non-dropping-particle":"","parse-names":false,"suffix":""},{"dropping-particle":"","family":"Christianson","given":"Kiel","non-dropping-particle":"","parse-names":false,"suffix":""}],"container-title":"Language Learning","id":"ITEM-2","issue":"1","issued":{"date-parts":[["2019","3","1"]]},"page":"177-197","publisher":"Blackwell Publishing Ltd","title":"Gesture and Vocabulary Learning in a Second Language","type":"article-journal","volume":"69"},"uris":["http://www.mendeley.com/documents/?uuid=925efdac-e183-367f-8843-999e12f4932b"]}],"mendeley":{"formattedCitation":"(Huang et al., 2019; M. Macedonia &amp; Knösche, 2011)","manualFormatting":"(Huang et al., 2019; Macedonia &amp; Knösche, 2011)","plainTextFormattedCitation":"(Huang et al., 2019; M. Macedonia &amp; Knösche, 2011)","previouslyFormattedCitation":"(Huang et al., 2019; M. Macedonia &amp; Knösche, 2011)"},"properties":{"noteIndex":0},"schema":"https://github.com/citation-style-language/schema/raw/master/csl-citation.json"}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(Huang et al., 2019; Macedonia &amp; Knösche, 2011)</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A low iconicity rating therefore does not establish that a gesture is ineffective. Moreover, an arbitrary but stable association must be distinguished from an unrelated movement that varies across presentations and provides no consistent retrieval cue.</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2.1.2 Sensorimotor imagery potential</w:t>
      </w:r>
    </w:p>
    <w:p>
      <w:pPr>
        <w:pStyle w:val="Normal"/>
        <w:spacing w:lineRule="auto" w:line="360"/>
        <w:jc w:val="both"/>
        <w:rPr>
          <w:rFonts w:cs="Times New Roman"/>
          <w:color w:val="auto"/>
          <w:sz w:val="24"/>
          <w:szCs w:val="24"/>
          <w:lang w:val="en-GB"/>
        </w:rPr>
      </w:pPr>
      <w:r>
        <w:rPr>
          <w:rFonts w:cs="Times New Roman"/>
          <w:color w:val="auto"/>
          <w:sz w:val="24"/>
          <w:szCs w:val="24"/>
        </w:rPr>
        <w:t>Sensorimotor imagery potential describes the extent to which a gesture provides action-related, bodily, tactile, or other perceptual cues associated with the target concept (Hostetter &amp; Alibali, 2008). Its theoretical basis lies in accounts proposing that conceptual processing can partially reactivate sensory and motor experiences (Barsalou, 2008; Pulvermüller, 2005). Evidence that action-word processing recruits motor regions, together with findings of sensorimotor involvement following gesture-enriched vocabulary training, supports the relevance of such information to lexical representations (Hauk et al., 2004; Macedonia et al., 2019; Repetto et al., 2021).</w:t>
      </w:r>
    </w:p>
    <w:p>
      <w:pPr>
        <w:pStyle w:val="Normal"/>
        <w:spacing w:lineRule="auto" w:line="360"/>
        <w:jc w:val="both"/>
        <w:rPr>
          <w:rFonts w:cs="Times New Roman"/>
          <w:color w:val="auto"/>
          <w:sz w:val="24"/>
          <w:szCs w:val="24"/>
        </w:rPr>
      </w:pPr>
      <w:r>
        <w:rPr>
          <w:rFonts w:cs="Times New Roman"/>
          <w:color w:val="auto"/>
          <w:sz w:val="24"/>
          <w:szCs w:val="24"/>
        </w:rPr>
        <w:t xml:space="preserve">This dimension differs from iconicity. Outlining a roof may transparently depict </w:t>
      </w:r>
      <w:r>
        <w:rPr>
          <w:rFonts w:cs="Times New Roman"/>
          <w:i/>
          <w:color w:val="auto"/>
          <w:sz w:val="24"/>
          <w:szCs w:val="24"/>
        </w:rPr>
        <w:t>house</w:t>
      </w:r>
      <w:r>
        <w:rPr>
          <w:rFonts w:cs="Times New Roman"/>
          <w:color w:val="auto"/>
          <w:sz w:val="24"/>
          <w:szCs w:val="24"/>
        </w:rPr>
        <w:t xml:space="preserve"> while providing relatively limited cues to bodily experience. Miming grasping and lifting an object may instead evoke experiences of hand configuration, weight, and effort. A gesture can therefore be highly iconic without necessarily providing extensive sensorimotor information. Conversely, metaphorical movements may evoke bodily experiences relevant to an abstract concept without closely resembling a visible referent. The GMSM characterizes the potential supplied by these cues; it does not directly measure whether a learner experiences sensorimotor imagery or simulation.</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2.1.3 Motional salience</w:t>
      </w:r>
    </w:p>
    <w:p>
      <w:pPr>
        <w:pStyle w:val="Normal"/>
        <w:spacing w:lineRule="auto" w:line="360"/>
        <w:jc w:val="both"/>
        <w:rPr>
          <w:rFonts w:cs="Times New Roman"/>
          <w:color w:val="auto"/>
          <w:sz w:val="24"/>
          <w:szCs w:val="24"/>
        </w:rPr>
      </w:pPr>
      <w:r>
        <w:rPr>
          <w:rFonts w:cs="Times New Roman"/>
          <w:color w:val="auto"/>
          <w:sz w:val="24"/>
          <w:szCs w:val="24"/>
        </w:rPr>
        <w:t xml:space="preserve">Motional salience concerns the perceptual prominence of a gesture’s movement dynamics. Relevant characteristics include spatial extent, vigor, abruptness, and other features that make movement conspicuous. The proposed link with learning is attentional: perceptually prominent movements may increase the likelihood that gestural information is noticed and encoded. This dimension is related to bodily and motoric engagement in existing embodied-learning frameworks </w:t>
      </w:r>
      <w:r>
        <w:fldChar w:fldCharType="begin"/>
      </w:r>
      <w:r>
        <w:rPr>
          <w:rFonts w:cs="Times New Roman"/>
          <w:color w:val="auto"/>
          <w:sz w:val="24"/>
          <w:szCs w:val="24"/>
        </w:rPr>
        <w:instrText xml:space="preserve">ADDIN CSL_CITATION {"citationItems":[{"id":"ITEM-1","itemData":{"DOI":"10.1037/a0034008","author":[{"dropping-particle":"","family":"Johnson-Glenberg","given":"Mina","non-dropping-particle":"","parse-names":false,"suffix":""},{"dropping-particle":"","family":"Birchfield","given":"David","non-dropping-particle":"","parse-names":false,"suffix":""},{"dropping-particle":"","family":"Tolentino","given":"Lisa","non-dropping-particle":"","parse-names":false,"suffix":""},{"dropping-particle":"","family":"Koziupa","given":"Tatyana","non-dropping-particle":"","parse-names":false,"suffix":""}],"container-title":"Journal of Educational Psychology","id":"ITEM-1","issued":{"date-parts":[["2014","2","1"]]},"page":"86","title":"Collaborative Embodied Learning in Mixed Reality Motion-Capture Environments: Two Science Studies","type":"article-journal","volume":"106"},"uris":["http://www.mendeley.com/documents/?uuid=2a9ed85c-78ea-4711-bf9b-0e4173fa6b01"]},{"id":"ITEM-2","itemData":{"DOI":"10.1186/s41235-018-0092-9","ISSN":"2365-7464","abstract":"Research on learning and education is increasingly influenced by theories of embodied cognition. Several embodiment-based interventions have been empirically investigated, including gesturing, interactive digital media, and bodily activity in general. This review aims to present the most important theoretical foundations of embodied cognition and their application to educational research. Furthermore, we critically review recent research concerning the effectiveness of embodiment interventions and develop a taxonomy to more properly characterize research on embodied cognition. The main dimensions of this taxonomy are bodily engagement (i.e. how much bodily activity is involved) and task integration (i.e. whether bodily activities are related to a learning task in a meaningful way or not). By locating studies on the 2 × 2 grid resulting from this taxonomy and assessing the corresponding learning outcomes, we identify opportunities, problems, and challenges of research on embodied learning.","author":[{"dropping-particle":"","family":"Skulmowski","given":"Alexander","non-dropping-particle":"","parse-names":false,"suffix":""},{"dropping-particle":"","family":"Rey","given":"Günter Daniel","non-dropping-particle":"","parse-names":false,"suffix":""}],"container-title":"Cognitive Research: Principles and Implications","id":"ITEM-2","issue":"1","issued":{"date-parts":[["2018"]]},"page":"6","title":"Embodied learning: introducing a taxonomy based on bodily engagement and task integration","type":"article-journal","volume":"3"},"uris":["http://www.mendeley.com/documents/?uuid=04e2f468-9f87-4079-b112-40950cb84d61"]}],"mendeley":{"formattedCitation":"(Johnson-Glenberg et al., 2014; Skulmowski &amp; Rey, 2018)","plainTextFormattedCitation":"(Johnson-Glenberg et al., 2014; Skulmowski &amp; Rey, 2018)","previouslyFormattedCitation":"(Johnson-Glenberg et al., 2014; Skulmowski &amp; Rey, 2018)"},"properties":{"noteIndex":0},"schema":"https://github.com/citation-style-language/schema/raw/master/csl-citation.json"}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(Johnson-Glenberg et al., 2014; Skulmowski &amp; Rey, 2018)</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xml:space="preserve">, but it specifically characterizes the movement presented to the learner. A learner can observe a highly salient movement without reproducing it. Motional salience also differs from emotional expression. A large movement can be emotionally neutral, while a subtle movement can convey strong affective information. Macedonia and Klimesch’s </w:t>
      </w:r>
      <w:r>
        <w:fldChar w:fldCharType="begin"/>
      </w:r>
      <w:r>
        <w:rPr>
          <w:rFonts w:cs="Times New Roman"/>
          <w:color w:val="auto"/>
          <w:sz w:val="24"/>
          <w:szCs w:val="24"/>
        </w:rPr>
        <w:instrText xml:space="preserve">ADDIN CSL_CITATION {"citationItems":[{"id":"ITEM-1","itemData":{"DOI":"10.1111/mbe.12047","ISSN":"17512271","author":[{"dropping-particle":"","family":"Macedonia","given":"M.","non-dropping-particle":"","parse-names":false,"suffix":""},{"dropping-particle":"","family":"Klimesch","given":"W.","non-dropping-particle":"","parse-names":false,"suffix":""}],"container-title":"Mind, Brain, and Education","id":"ITEM-1","issue":"2","issued":{"date-parts":[["2014","6","1"]]},"page":"74-88","publisher":"John Wiley &amp; Sons, Ltd (10.1111)","title":"Long-Term Effects of Gestures on Memory for Foreign Language Words Trained in the Classroom","type":"article-journal","volume":"8"},"uris":["http://www.mendeley.com/documents/?uuid=7860e7b8-713d-3e8d-899e-4a531891d8b4"]}],"mendeley":{"formattedCitation":"(M. Macedonia &amp; Klimesch, 2014)","manualFormatting":"(2014)","plainTextFormattedCitation":"(M. Macedonia &amp; Klimesch, 2014)","previouslyFormattedCitation":"(M. Macedonia &amp; Klimesch, 2014)"},"properties":{"noteIndex":0},"schema":"https://github.com/citation-style-language/schema/raw/master/csl-citation.json"}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(2014)</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xml:space="preserve"> gesture for </w:t>
      </w:r>
      <w:r>
        <w:rPr>
          <w:rFonts w:cs="Times New Roman"/>
          <w:i/>
          <w:color w:val="auto"/>
          <w:sz w:val="24"/>
          <w:szCs w:val="24"/>
        </w:rPr>
        <w:t>seal</w:t>
      </w:r>
      <w:r>
        <w:rPr>
          <w:rFonts w:cs="Times New Roman"/>
          <w:color w:val="auto"/>
          <w:sz w:val="24"/>
          <w:szCs w:val="24"/>
        </w:rPr>
        <w:t>, involving simulated balancing of a ball on the nose, illustrates how dynamic movement and playful affect may coexist. However, the memorability of this item cannot establish an independent effect of motional salience because movement, affective associations, and lexical characteristics were not isolated. The GMSM makes these potentially overlapping properties explicit so that their contributions can subsequently be examined.</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2.1.4 Emotional salience fit</w:t>
      </w:r>
    </w:p>
    <w:p>
      <w:pPr>
        <w:pStyle w:val="Normal"/>
        <w:spacing w:lineRule="auto" w:line="360"/>
        <w:jc w:val="both"/>
        <w:rPr>
          <w:rFonts w:cs="Times New Roman"/>
          <w:color w:val="auto"/>
          <w:sz w:val="24"/>
          <w:szCs w:val="24"/>
        </w:rPr>
      </w:pPr>
      <w:r>
        <w:rPr>
          <w:rFonts w:cs="Times New Roman"/>
          <w:color w:val="auto"/>
          <w:sz w:val="24"/>
          <w:szCs w:val="24"/>
        </w:rPr>
        <w:t xml:space="preserve">Emotional salience fit concerns the appropriateness of the affective information conveyed through bodily movement and, where visible, facial expression in relation to the intended lexical meaning and instructional context. The relevant property is therefore emotional compatibility rather than intensity alone. A neutral expression may be appropriate for an emotionally neutral action, whereas an expression of fear may contribute relevant information when representing </w:t>
      </w:r>
      <w:r>
        <w:rPr>
          <w:rFonts w:cs="Times New Roman"/>
          <w:i/>
          <w:color w:val="auto"/>
          <w:sz w:val="24"/>
          <w:szCs w:val="24"/>
        </w:rPr>
        <w:t>afraid</w:t>
      </w:r>
      <w:r>
        <w:rPr>
          <w:rFonts w:cs="Times New Roman"/>
          <w:color w:val="auto"/>
          <w:sz w:val="24"/>
          <w:szCs w:val="24"/>
        </w:rPr>
        <w:t xml:space="preserve">. Research on emotional gestures indicates that affective information influences attention and neural processing </w:t>
      </w:r>
      <w:r>
        <w:fldChar w:fldCharType="begin"/>
      </w:r>
      <w:r>
        <w:rPr>
          <w:rFonts w:cs="Times New Roman"/>
          <w:color w:val="auto"/>
          <w:sz w:val="24"/>
          <w:szCs w:val="24"/>
        </w:rPr>
        <w:instrText xml:space="preserve">ADDIN CSL_CITATION {"citationItems":[{"id":"ITEM-1","itemData":{"DOI":"10.1093/scan/nsq022","ISSN":"1749-5024 (Electronic)","PMID":"20212003","abstract":"The present study used event-related brain potentials to examine the hypothesis  that emotional gestures draw attentional resources at the level of distinct processing stages. Twenty healthy volunteers viewed pictures of hand gestures with negative (insult) and positive (approval) emotional meaning as well as neutral control gestures (pointing) while dense sensor event-related potentials (ERPs) were recorded. Emotion effects were reflected in distinct ERP modulations in early and later time windows. Insult gestures elicited increased P1, early posterior negativity (EPN) and late positive potential (LPP) components as compared to neutral control gestures. Processing of approval gestures was associated with an increased P1 wave and enlarged EPN amplitudes during an early time window, while the LPP amplitude was not significantly modulated. Accordingly, negative insult gestures appear more potent than positive approval gestures in inducing a heightened state of attention during processing stages implicated in stimulus recognition and focused attention.","author":[{"dropping-particle":"","family":"Flaisch","given":"Tobias","non-dropping-particle":"","parse-names":false,"suffix":""},{"dropping-particle":"","family":"Häcker","given":"Frank","non-dropping-particle":"","parse-names":false,"suffix":""},{"dropping-particle":"","family":"Renner","given":"Britta","non-dropping-particle":"","parse-names":false,"suffix":""},{"dropping-particle":"","family":"Schupp","given":"Harald T","non-dropping-particle":"","parse-names":false,"suffix":""}],"container-title":"Social cognitive and affective neuroscience","id":"ITEM-1","issue":"1","issued":{"date-parts":[["2011","1"]]},"language":"eng","page":"109-118","publisher-place":"England","title":"Emotion and the processing of symbolic gestures: an event-related brain potential  study.","type":"article-journal","volume":"6"},"uris":["http://www.mendeley.com/documents/?uuid=62cdb03c-84aa-444c-8cd4-5f1e54fca547"]},{"id":"ITEM-2","itemData":{"DOI":"10.1080/00222895.2020.1774490","ISSN":"1940-1027 (Electronic)","PMID":"32525458","abstract":"Gestural communication characterizes daily individuals' interactions in order to  share information and to modify others' behavior. Social neuroscience has investigated the neural bases which support recognizing of different gestures. The present research, through the use of the hyperscanning approach, that allows the simultaneously recording of the activity of two or more individuals involved in a joint action, aims to investigate the neural bases of gestural communication. Moreover, by using hyperscanning paradigm we explore the inter-brain connectivity between two inter-agents, the one who performed the gesture (encoder) and the one who received it (decoder), with functional Near-infrared Spectroscopy (fNIRS) during the reproduction of affective, social and informative gestures with positive and negative valence. Result showed an increase in oxygenated hemoglobin concentration (O2Hb) and inter-brain connectivity in the dorsolateral prefrontal cortex (DLPFC) for affective gestures, in the superior frontal gyrus (SFG) for social gestures and the frontal eye fields (FEF) for informative gestures, for both encoder and decoder. Furthermore, it emerged that positive gestures activate more the left DLPFC, with an increase in inter-brain connectivity in DLPFC and SFG. The present study revealed the relevant function of the type and valence of gestures in affecting intra- and inter-brain connectivity.","author":[{"dropping-particle":"","family":"Balconi","given":"Michela","non-dropping-particle":"","parse-names":false,"suffix":""},{"dropping-particle":"","family":"Fronda","given":"Giulia","non-dropping-particle":"","parse-names":false,"suffix":""},{"dropping-particle":"","family":"Bartolo","given":"Angela","non-dropping-particle":"","parse-names":false,"suffix":""}],"container-title":"Journal of motor behavior","id":"ITEM-2","issue":"3","issued":{"date-parts":[["2021"]]},"language":"eng","page":"296-315","publisher-place":"United States","title":"Affective, Social, and Informative Gestures Reproduction in Human Interaction:  Hyperscanning and Brain Connectivity.","type":"article-journal","volume":"53"},"uris":["http://www.mendeley.com/documents/?uuid=5a2c9bcf-b295-4db9-97d8-b5e530d04a47"]}],"mendeley":{"formattedCitation":"(Balconi et al., 2021; Flaisch et al., 2011)","plainTextFormattedCitation":"(Balconi et al., 2021; Flaisch et al., 2011)","previouslyFormattedCitation":"(Balconi et al., 2021; Flaisch et al., 2011)"},"properties":{"noteIndex":0},"schema":"https://github.com/citation-style-language/schema/raw/master/csl-citation.json"}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lang w:val="en-GB"/>
        </w:rPr>
        <w:t>(Balconi et al., 2021; Flaisch et al., 2011)</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xml:space="preserve">. </w:t>
      </w:r>
      <w:r>
        <w:rPr>
          <w:rFonts w:cs="Times New Roman"/>
          <w:color w:val="auto"/>
          <w:sz w:val="24"/>
          <w:szCs w:val="24"/>
        </w:rPr>
        <w:t xml:space="preserve">More broadly, interactions between the amygdala and hippocampal and cortical systems provide a basis for understanding how emotion can modulate memory </w:t>
      </w:r>
      <w:r>
        <w:fldChar w:fldCharType="begin"/>
      </w:r>
      <w:r>
        <w:rPr>
          <w:rFonts w:cs="Times New Roman"/>
          <w:color w:val="auto"/>
          <w:sz w:val="24"/>
          <w:szCs w:val="24"/>
        </w:rPr>
        <w:instrText xml:space="preserve">ADDIN CSL_CITATION {"citationItems":[{"id":"ITEM-1","itemData":{"DOI":"10.1038/ncomms14413","ISSN":"2041-1723 (Electronic)","PMID":"28176756","abstract":"Recognizing motivationally salient information is critical to guiding behaviour.  The amygdala and hippocampus are thought to support this operation, but the circuit-level mechanism of this interaction is unclear. We used direct recordings in the amygdala and hippocampus from human epilepsy patients to examine oscillatory activity during processing of fearful faces compared with neutral landscapes. We report high gamma (70-180 Hz) activation for fearful faces with earlier stimulus evoked onset in the amygdala compared with the hippocampus. Attending to fearful faces compared with neutral landscape stimuli enhances low-frequency coupling between the amygdala and the hippocampus. The interaction between the amygdala and hippocampus is largely unidirectional, with theta/alpha oscillations in the amygdala modulating hippocampal gamma activity. Granger prediction, phase slope index and phase lag analysis corroborate this directional coupling. These results demonstrate that processing emotionally salient events in humans engages an amygdala-hippocampal network, with the amygdala influencing hippocampal dynamics during fear processing.","author":[{"dropping-particle":"","family":"Zheng","given":"Jie","non-dropping-particle":"","parse-names":false,"suffix":""},{"dropping-particle":"","family":"Anderson","given":"Kristopher L","non-dropping-particle":"","parse-names":false,"suffix":""},{"dropping-particle":"","family":"Leal","given":"Stephanie L","non-dropping-particle":"","parse-names":false,"suffix":""},{"dropping-particle":"","family":"Shestyuk","given":"Avgusta","non-dropping-particle":"","parse-names":false,"suffix":""},{"dropping-particle":"","family":"Gulsen","given":"Gultekin","non-dropping-particle":"","parse-names":false,"suffix":""},{"dropping-particle":"","family":"Mnatsakanyan","given":"Lilit","non-dropping-particle":"","parse-names":false,"suffix":""},{"dropping-particle":"","family":"Vadera","given":"Sumeet","non-dropping-particle":"","parse-names":false,"suffix":""},{"dropping-particle":"","family":"Hsu","given":"Frank P K","non-dropping-particle":"","parse-names":false,"suffix":""},{"dropping-particle":"","family":"Yassa","given":"Michael A","non-dropping-particle":"","parse-names":false,"suffix":""},{"dropping-particle":"","family":"Knight","given":"Robert T","non-dropping-particle":"","parse-names":false,"suffix":""},{"dropping-particle":"","family":"Lin","given":"Jack J","non-dropping-particle":"","parse-names":false,"suffix":""}],"container-title":"Nature communications","id":"ITEM-1","issued":{"date-parts":[["2017","2"]]},"language":"eng","page":"14413","publisher-place":"England","title":"Amygdala-hippocampal dynamics during salient information processing.","type":"article-journal","volume":"8"},"uris":["http://www.mendeley.com/documents/?uuid=c2080907-a6a2-4c78-814d-33e72960e994"]},{"id":"ITEM-2","itemData":{"DOI":"10.1016/j.ynstr.2023.100529","ISSN":"2352-2895 (Print)","PMID":"36970449","abstract":"Emotionally arousing experiences are better remembered than neutral ones,  highlighting that memory consolidation differentially promotes retention of experiences depending on their survival value. This paper reviews evidence indicating that the basolateral amygdala (BLA) mediates the facilitating influence of emotions on memory through multiple mechanisms. Emotionally arousing events, in part by triggering the release of stress hormones, cause a long-lasting enhancement in the firing rate and synchrony of BLA neurons. BLA oscillations, particularly gamma, play an important role in synchronizing the activity of BLA neurons. In addition, BLA synapses are endowed with a unique property, an elevated post-synaptic expression of NMDA receptors. As a result, the synchronized gamma-related recruitment of BLA neurons facilitates synaptic plasticity at other inputs converging on the same target neurons. Given that emotional experiences are spontaneously remembered during wake and sleep, and that REM sleep is favorable to the consolidation of emotional memories, we propose a synthesis for the various lines of evidence mentioned above: gamma-related synchronized firing of BLA cells potentiates synapses between cortical neurons that were recruited during an emotional experience, either by tagging these cells for subsequent reactivation or by enhancing the effects of reactivation itself.","author":[{"dropping-particle":"","family":"Paré","given":"Denis","non-dropping-particle":"","parse-names":false,"suffix":""},{"dropping-particle":"","family":"Headley","given":"Drew B","non-dropping-particle":"","parse-names":false,"suffix":""}],"container-title":"Neurobiology of stress","id":"ITEM-2","issued":{"date-parts":[["2023","5"]]},"language":"eng","page":"100529","publisher-place":"United States","title":"The amygdala mediates the facilitating influence of emotions on memory through  multiple interacting mechanisms.","type":"article-journal","volume":"24"},"uris":["http://www.mendeley.com/documents/?uuid=4a39ff77-17e0-4263-b1cd-0a775922619b"]}],"mendeley":{"formattedCitation":"(Paré &amp; Headley, 2023; Zheng et al., 2017)","plainTextFormattedCitation":"(Paré &amp; Headley, 2023; Zheng et al., 2017)","previouslyFormattedCitation":"(Paré &amp; Headley, 2023; Zheng et al., 2017)"},"properties":{"noteIndex":0},"schema":"https://github.com/citation-style-language/schema/raw/master/csl-citation.json"}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(Paré &amp; Headley, 2023; Zheng et al., 2017)</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xml:space="preserve">. </w:t>
      </w:r>
      <w:r>
        <w:rPr>
          <w:rFonts w:cs="Times New Roman"/>
          <w:color w:val="auto"/>
          <w:sz w:val="24"/>
          <w:szCs w:val="24"/>
        </w:rPr>
        <w:t>These findings motivate the dimension but do not directly validate emotional salience fit as a predictor of L2 vocabulary learning. Within the GMSM, facial expression contributes to this dimension insofar as it supplies relevant affective information; facial expressiveness is not a separate dimension or an equivalent measure.</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2.1.5 Gesture complexity fit</w:t>
      </w:r>
    </w:p>
    <w:p>
      <w:pPr>
        <w:pStyle w:val="Normal"/>
        <w:spacing w:lineRule="auto" w:line="360"/>
        <w:jc w:val="both"/>
        <w:rPr>
          <w:rFonts w:cs="Times New Roman"/>
          <w:color w:val="auto"/>
          <w:sz w:val="24"/>
          <w:szCs w:val="24"/>
        </w:rPr>
      </w:pPr>
      <w:r>
        <w:rPr>
          <w:rFonts w:cs="Times New Roman"/>
          <w:color w:val="auto"/>
          <w:sz w:val="24"/>
          <w:szCs w:val="24"/>
        </w:rPr>
        <w:t xml:space="preserve">Gesture complexity fit describes whether a gesture’s motoric complexity is appropriate for its target meaning, learner population, and instructional mode. Observable complexity includes the number and sequence of movement phases, the involvement of different body segments, and precision and coordination requirements. For example, </w:t>
      </w:r>
      <w:r>
        <w:rPr>
          <w:rFonts w:cs="Times New Roman"/>
          <w:i/>
          <w:color w:val="auto"/>
          <w:sz w:val="24"/>
          <w:szCs w:val="24"/>
        </w:rPr>
        <w:t>to go</w:t>
      </w:r>
      <w:r>
        <w:rPr>
          <w:rFonts w:cs="Times New Roman"/>
          <w:color w:val="auto"/>
          <w:sz w:val="24"/>
          <w:szCs w:val="24"/>
        </w:rPr>
        <w:t xml:space="preserve"> may be represented by walking in place or by moving two fingers to depict walking legs. Both gestures can represent the intended meaning while differing in motor demands. The theoretical rationale draws on cognitive load theory, particularly the dependence of processing demands on interacting task elements and learners’ prior knowledge </w:t>
      </w:r>
      <w:r>
        <w:fldChar w:fldCharType="begin"/>
      </w:r>
      <w:r>
        <w:rPr>
          <w:rFonts w:cs="Times New Roman"/>
          <w:color w:val="auto"/>
          <w:sz w:val="24"/>
          <w:szCs w:val="24"/>
        </w:rPr>
        <w:instrText xml:space="preserve">ADDIN CSL_CITATION {"citationItems":[{"id":"ITEM-1","itemData":{"DOI":"https://doi.org/10.1207/s15516709cog1202_4","ISSN":"0364-0213","abstract":"Considerable evidence indicates that domain specific knowledge in the form of schemas is the primary factor distinguishing experts from novices in problem-solving skill. Evidence that conventional problem-solving activity is not effective in schema acquisition is also accumulating. It is suggested that a major reason for the ineffectiveness of problem solving as a learning device, is that the cognitive processes required by the two activities overlap insufficiently, and that conventional problem solving in the form of means-ends analysis requires a relatively large amount of cognitive processing capacity which is consequently unavailable for schema acquisition. A computational model and experimental evidence provide support for this contention. Theoretical and practical implications are discussed.","author":[{"dropping-particle":"","family":"Sweller","given":"John","non-dropping-particle":"","parse-names":false,"suffix":""}],"container-title":"Cognitive Science","id":"ITEM-1","issue":"2","issued":{"date-parts":[["1988","4","1"]]},"page":"257-285","publisher":"John Wiley &amp; Sons, Ltd","title":"Cognitive Load During Problem Solving: Effects on Learning","type":"article-journal","volume":"12"},"uris":["http://www.mendeley.com/documents/?uuid=434cb88c-a001-473b-8978-b713a31a74c9"]},{"id":"ITEM-2","itemData":{"DOI":"10.1007/s10648-011-9179-2","ISSN":"1573-336X","abstract":"Cognitive load theory is intended to provide instructional strategies derived from experimental, cognitive load effects. Each effect is based on our knowledge of human cognitive architecture, primarily the limited capacity and duration of a human working memory. These limitations are ameliorated by changes in long-term memory associated with learning. Initially, cognitive load theory's view of human cognitive architecture was assumed to apply to all categories of information. Based on Geary’s (Educational Psychologist 43, 179–195 2008; 2011) evolutionary account of educational psychology, this interpretation of human cognitive architecture requires amendment. Working memory limitations may be critical only when acquiring novel information based on culturally important knowledge that we have not specifically evolved to acquire. Cultural knowledge is known as biologically secondary information. Working memory limitations may have reduced significance when acquiring novel information that the human brain specifically has evolved to process, known as biologically primary information. If biologically primary information is less affected by working memory limitations than biologically secondary information, it may be advantageous to use primary information to assist in the acquisition of secondary information. In this article, we suggest that several cognitive load effects rely on biologically primary knowledge being used to facilitate the acquisition of biologically secondary knowledge. We indicate how incorporating an evolutionary view of human cognitive architecture can provide cognitive load researchers with novel perspectives of their findings and discuss some of the practical implications of this view.","author":[{"dropping-particle":"","family":"Paas","given":"Fred","non-dropping-particle":"","parse-names":false,"suffix":""},{"dropping-particle":"","family":"Sweller","given":"John","non-dropping-particle":"","parse-names":false,"suffix":""}],"container-title":"Educational Psychology Review","id":"ITEM-2","issue":"1","issued":{"date-parts":[["2012"]]},"page":"27-45","title":"An Evolutionary Upgrade of Cognitive Load Theory: Using the Human Motor System and Collaboration to Support the Learning of Complex Cognitive Tasks","type":"article-journal","volume":"24"},"uris":["http://www.mendeley.com/documents/?uuid=ee89e199-19e9-422f-984d-0c1a57975732"]},{"id":"ITEM-3","itemData":{"DOI":"10.1007/s10648-023-09782-w","ISBN":"1573-336X(Electronic),1040-726X(Print)","abstract":"Educational researchers have been confronted with a multitude of definitions of task complexity and a lack of consensus on how to measure it. Using a cognitive load theory-based perspective, we argue that the task complexity that learners experience is based on element interactivity. Element interactivity can be determined by simultaneously considering the structure of the information being processed and the knowledge held in long-term memory of the person processing the information. Although the structure of information in a learning task can easily be quantified by counting the number of interacting information elements, knowledge held in long-term memory can only be estimated using teacher judgment or knowledge tests. In this paper, we describe the different perspectives on task complexity and present some concrete examples from cognitive load research on how to estimate the levels of element interactivity determining intrinsic and extraneous cognitive load. The theoretical and practical implications of the cognitive load perspective of task complexity for instructional design are discussed. (PsycInfo Database Record (c) 2025 APA, all rights reserved)","author":[{"dropping-particle":"","family":"Chen","given":"Ouhao","non-dropping-particle":"","parse-names":false,"suffix":""},{"dropping-particle":"","family":"Paas","given":"Fred","non-dropping-particle":"","parse-names":false,"suffix":""},{"dropping-particle":"","family":"Sweller","given":"John","non-dropping-particle":"","parse-names":false,"suffix":""}],"container-title":"Educational Psychology Review","id":"ITEM-3","issue":"2","issued":{"date-parts":[["2023"]]},"publisher":"Springer","publisher-place":"Chen, Ouhao: o.chen@lboro.ac.uk","title":"A cognitive load theory approach to defining and measuring task complexity through element interactivity.","type":"article","volume":"35"},"uris":["http://www.mendeley.com/documents/?uuid=cdc79594-4394-4e76-9b2e-e5ee24ee917f"]}],"mendeley":{"formattedCitation":"(Chen et al., 2023; Paas &amp; Sweller, 2012; Sweller, 1988)","plainTextFormattedCitation":"(Chen et al., 2023; Paas &amp; Sweller, 2012; Sweller, 1988)","previouslyFormattedCitation":"(Chen et al., 2023; Paas &amp; Sweller, 2012; Sweller, 1988)"},"properties":{"noteIndex":0},"schema":"https://github.com/citation-style-language/schema/raw/master/csl-citation.json"}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lang w:val="en-GB"/>
        </w:rPr>
        <w:t>(Chen et al., 2023; Paas &amp; Sweller, 2012; Sweller, 1988)</w:t>
      </w:r>
      <w:r>
        <w:rPr>
          <w:rFonts w:cs="Times New Roman"/>
          <w:color w:val="auto"/>
          <w:sz w:val="24"/>
          <w:szCs w:val="24"/>
        </w:rPr>
      </w:r>
      <w:r>
        <w:rPr>
          <w:rFonts w:cs="Times New Roman"/>
          <w:color w:val="auto"/>
          <w:sz w:val="24"/>
          <w:szCs w:val="24"/>
        </w:rPr>
        <w:fldChar w:fldCharType="end"/>
      </w:r>
      <w:r>
        <w:rPr>
          <w:rFonts w:cs="Times New Roman"/>
          <w:color w:val="auto"/>
          <w:sz w:val="24"/>
          <w:szCs w:val="24"/>
          <w:lang w:val="en-GB"/>
        </w:rPr>
        <w:t xml:space="preserve">. </w:t>
      </w:r>
      <w:r>
        <w:rPr>
          <w:rFonts w:cs="Times New Roman"/>
          <w:color w:val="auto"/>
          <w:sz w:val="24"/>
          <w:szCs w:val="24"/>
        </w:rPr>
        <w:t xml:space="preserve">Motoric complexity should nevertheless not be equated with cognitive load: a familiar action involving several movements may be easier to interpret than a physically simple but ambiguous gesture. Evidence that gesture can reduce processing demands in some contexts while introducing additional demands in others supports this context-sensitive approach </w:t>
      </w:r>
      <w:r>
        <w:fldChar w:fldCharType="begin"/>
      </w:r>
      <w:r>
        <w:rPr>
          <w:rFonts w:cs="Times New Roman"/>
          <w:color w:val="auto"/>
          <w:sz w:val="24"/>
          <w:szCs w:val="24"/>
        </w:rPr>
        <w:instrText xml:space="preserve">ADDIN CSL_CITATION {"citationItems":[{"id":"ITEM-1","itemData":{"DOI":"10.1111/1467-9280.00395","ISSN":"0956-7976","abstract":"Why is it that people cannot keep their hands still when they talk? One reason may be that gesturing actually lightens cognitive load while a person is thinking of what to say. We asked adults and children to remember a list of letters or words while explaining how they solved a math problem. Both groups remembered significantly more items when they gestured during their math explanations than when they did not gesture. Gesturing appeared to save the speakers' cognitive resources on the explanation task, permitting the speakers to allocate more resources to the memory task. It is widely accepted that gesturing reflects a speaker's cognitive state, but our observations suggest that, by reducing cognitive load, gesturing may also play a role in shaping that state.","author":[{"dropping-particle":"","family":"Goldin-Meadow","given":"Susan","non-dropping-particle":"","parse-names":false,"suffix":""},{"dropping-particle":"","family":"Nusbaum","given":"Howard","non-dropping-particle":"","parse-names":false,"suffix":""},{"dropping-particle":"","family":"Kelly","given":"Spencer D.","non-dropping-particle":"","parse-names":false,"suffix":""},{"dropping-particle":"","family":"Wagner","given":"Susan","non-dropping-particle":"","parse-names":false,"suffix":""}],"container-title":"Psychological Science","id":"ITEM-1","issue":"6","issued":{"date-parts":[["2001","11","6"]]},"page":"516-522","publisher":"SAGE PublicationsSage CA: Los Angeles, CA","title":"Explaining Math: Gesturing Lightens the Load","type":"article-journal","volume":"12"},"uris":["http://www.mendeley.com/documents/?uuid=990b69b8-3fb6-32d0-a967-2bffe4d72587"]},{"id":"ITEM-2","itemData":{"DOI":"10.1080/01690965.2011.567074","ISSN":"0169-0965","PMID":"23700353","abstract":"Gesturing is ubiquitous in communication and serves an important function for listeners, who are able to glean meaningful information from the gestures they see. But gesturing also functions for speakers, whose own gestures reduce demands on their working memory. Here we ask whether gesture's beneficial effects on working memory stem from its properties as a rhythmic movement, or as a vehicle for representing meaning. We asked speakers to remember letters while explaining their solutions to math problems and producing varying types of movements. Speakers recalled significantly more letters when producing movements that coordinated with the meaning of the accompanying speech, i.e., when gesturing, than when producing meaningless movements or no movement. The beneficial effects that accrue to speakers when gesturing thus seem to stem not merely from the fact that their hands are moving, but from the fact that their hands are moving in coordination with the content of speech.","author":[{"dropping-particle":"","family":"Cook","given":"Susan Wagner","non-dropping-particle":"","parse-names":false,"suffix":""},{"dropping-particle":"","family":"Yip","given":"Terina Kuang Yi","non-dropping-particle":"","parse-names":false,"suffix":""},{"dropping-particle":"","family":"Goldin-Meadow","given":"Susan","non-dropping-particle":"","parse-names":false,"suffix":""}],"container-title":"Language and cognitive processes","id":"ITEM-2","issue":"4","issued":{"date-parts":[["2012","5","1"]]},"page":"594-610","publisher":"NIH Public Access","title":"Gestures, but not meaningless movements, lighten working memory load when explaining math.","type":"article-journal","volume":"27"},"uris":["http://www.mendeley.com/documents/?uuid=f9c6e5d6-6cc3-3fb0-a4cd-1ced5c4d087b"]},{"id":"ITEM-3","itemData":{"DOI":"https://doi.org/10.1016/j.chb.2013.01.005","ISSN":"0747-5632","abstract":"This study examined whether simultaneously observing and making gestures while studying animations would lighten cognitive load and facilitate the acquisition of grammatical rules. In contrast to our hypothesis, results showed that children in the gesturing condition performed worse on the posttest than children in the non-gesturing, control condition. A more detailed analysis of the data revealed an expertise reversal effect, indicating that this negative effect on posttest performance materialized for children with lower levels of general language skills, but not for children with higher levels of general language skills. The finding that for children with lower language ability, cognitive load did not decrease as they saw more animations provided additional support for this expertise reversal effect. These findings suggest that the combination of observing and making gestures may have imposed extraneous cognitive load on the lower ability children, which they could not accommodate together with the relatively high intrinsic load imposed by the learning task.","author":[{"dropping-particle":"","family":"Post","given":"Lysanne S","non-dropping-particle":"","parse-names":false,"suffix":""},{"dropping-particle":"","family":"Gog","given":"Tamara","non-dropping-particle":"van","parse-names":false,"suffix":""},{"dropping-particle":"","family":"Paas","given":"Fred","non-dropping-particle":"","parse-names":false,"suffix":""},{"dropping-particle":"","family":"Zwaan","given":"Rolf A","non-dropping-particle":"","parse-names":false,"suffix":""}],"container-title":"Computers in Human Behavior","id":"ITEM-3","issue":"4","issued":{"date-parts":[["2013"]]},"page":"1450-1455","title":"Effects of simultaneously observing and making gestures while studying grammar animations on cognitive load and learning","type":"article-journal","volume":"29"},"uris":["http://www.mendeley.com/documents/?uuid=1f56067d-c15a-470a-af6b-79d31ade0e62"]}],"mendeley":{"formattedCitation":"(Cook et al., 2012; Goldin-Meadow et al., 2001; Post et al., 2013)","plainTextFormattedCitation":"(Cook et al., 2012; Goldin-Meadow et al., 2001; Post et al., 2013)","previouslyFormattedCitation":"(Cook et al., 2012; Goldin-Meadow et al., 2001; Post et al., 2013)"},"properties":{"noteIndex":0},"schema":"https://github.com/citation-style-language/schema/raw/master/csl-citation.json"}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(Cook et al., 2012; Goldin-Meadow et al., 2001; Post et al., 2013)</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High complexity fit consequently means that the movement’s demands are appropriate, not that the gesture is maximally simple.</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2.1.6 Cultural familiarity</w:t>
      </w:r>
    </w:p>
    <w:p>
      <w:pPr>
        <w:pStyle w:val="Normal"/>
        <w:spacing w:lineRule="auto" w:line="360"/>
        <w:jc w:val="both"/>
        <w:rPr>
          <w:rFonts w:cs="Times New Roman"/>
          <w:color w:val="auto"/>
          <w:sz w:val="24"/>
          <w:szCs w:val="24"/>
        </w:rPr>
      </w:pPr>
      <w:r>
        <w:rPr>
          <w:rFonts w:cs="Times New Roman"/>
          <w:color w:val="auto"/>
          <w:sz w:val="24"/>
          <w:szCs w:val="24"/>
        </w:rPr>
        <w:t>Cultural familiarity describes how recognizable and interpretable a gesture is within a specified learner population’s sociocultural repertoire. Gesture meanings and conventions vary across communities, making familiarity dependent on experience rather than a universally fixed property of movement (Kita, 2009). Research has shown that culturally familiar gestures can influence speech perception and that observing culture-specific gestures can differentially engage the motor system (Billot-Vasquez et al., 2020; Molnar-Szakacs et al., 2007). These findings support the relevance of cultural experience to gesture processing without directly establishing its contribution to vocabulary retention. Cultural familiarity must be distinguished from both iconicity and semantic congruence. A gesture may depict a referent transparently without being conventional in a particular community. Conversely, a familiar emblem may have little resemblance to its meaning, or may conflict with the word accompanying it. Ratings of cultural familiarity therefore require an explicit reference population. This requirement is particularly relevant when comparing human judgments across linguistic cohorts or evaluating model ratings that may reflect unspecified cultural assumptions.</w:t>
      </w:r>
    </w:p>
    <w:p>
      <w:pPr>
        <w:pStyle w:val="Heading2"/>
        <w:keepNext w:val="true"/>
        <w:spacing w:lineRule="auto" w:line="360"/>
        <w:ind w:firstLine="720"/>
        <w:jc w:val="both"/>
        <w:rPr>
          <w:rFonts w:ascii="Times New Roman" w:hAnsi="Times New Roman" w:cs="Times New Roman"/>
          <w:i/>
          <w:iCs/>
          <w:color w:val="auto"/>
          <w:szCs w:val="24"/>
        </w:rPr>
      </w:pPr>
      <w:r>
        <w:rPr>
          <w:rFonts w:cs="Times New Roman" w:ascii="Times New Roman" w:hAnsi="Times New Roman"/>
          <w:i/>
          <w:iCs/>
          <w:color w:val="auto"/>
          <w:szCs w:val="24"/>
        </w:rPr>
        <w:t>2.1.7 Enactment potential</w:t>
      </w:r>
    </w:p>
    <w:p>
      <w:pPr>
        <w:pStyle w:val="Normal"/>
        <w:spacing w:lineRule="auto" w:line="360"/>
        <w:jc w:val="both"/>
        <w:rPr>
          <w:rFonts w:cs="Times New Roman"/>
          <w:color w:val="auto"/>
          <w:sz w:val="24"/>
          <w:szCs w:val="24"/>
        </w:rPr>
      </w:pPr>
      <w:r>
        <w:rPr>
          <w:rFonts w:cs="Times New Roman"/>
          <w:color w:val="auto"/>
          <w:sz w:val="24"/>
          <w:szCs w:val="24"/>
        </w:rPr>
        <w:t xml:space="preserve">Enactment potential concerns how readily a specified learner population could reproduce a gesture accurately under defined instructional conditions. Its theoretical relevance derives partly from research on the enactment effect: performing actions during encoding can improve memory for associated verbal material relative to verbal encoding alone </w:t>
      </w:r>
      <w:r>
        <w:fldChar w:fldCharType="begin"/>
      </w:r>
      <w:r>
        <w:rPr>
          <w:rFonts w:cs="Times New Roman"/>
          <w:color w:val="auto"/>
          <w:sz w:val="24"/>
          <w:szCs w:val="24"/>
        </w:rPr>
        <w:instrText xml:space="preserve">ADDIN CSL_CITATION {"citationItems":[{"id":"ITEM-1","itemData":{"DOI":"10.1111/j.1467-9450.1981.tb00402.x","ISSN":"0036-5564","author":[{"dropping-particle":"","family":"Cohen","given":"Ronald L.","non-dropping-particle":"","parse-names":false,"suffix":""}],"container-title":"Scandinavian Journal of Psychology","id":"ITEM-1","issue":"1","issued":{"date-parts":[["1981","9"]]},"page":"267-281","title":"On the generality of some memory laws","type":"article-journal","volume":"22"},"uris":["http://www.mendeley.com/documents/?uuid=05dace60-d447-3fa4-8b00-eba55f5ea3d3"]},{"id":"ITEM-2","itemData":{"DOI":"10.1007/BF00309142","ISSN":"0340-0727","author":[{"dropping-particle":"","family":"Engelkamp","given":"J.","non-dropping-particle":"","parse-names":false,"suffix":""},{"dropping-particle":"","family":"Zimmer","given":"H. D.","non-dropping-particle":"","parse-names":false,"suffix":""}],"container-title":"Psychological Research","id":"ITEM-2","issue":"4","issued":{"date-parts":[["1989","12"]]},"page":"153-157","publisher":"Springer-Verlag","title":"Memory for action events: A new field of research","type":"article-journal","volume":"51"},"uris":["http://www.mendeley.com/documents/?uuid=f9f24034-895f-3515-9fcf-8ebc2ad09874"]},{"id":"ITEM-3","itemData":{"DOI":"10.1080/03610738508259282","ISSN":"0361-073X","author":[{"dropping-particle":"","family":"Bäckman","given":"Lars","non-dropping-particle":"","parse-names":false,"suffix":""},{"dropping-particle":"","family":"Nilsson","given":"Lars-Göran","non-dropping-particle":"","parse-names":false,"suffix":""}],"container-title":"Experimental Aging Research","id":"ITEM-3","issue":"2","issued":{"date-parts":[["1985","6","1"]]},"note":"doi: 10.1080/03610738508259282","page":"67-73","publisher":"Routledge","title":"Prerequisites for lack of age differences in memory performance","type":"article-journal","volume":"11"},"uris":["http://www.mendeley.com/documents/?uuid=4c784477-dfaf-4b54-8bb2-720c5859f066"]}],"mendeley":{"formattedCitation":"(Bäckman &amp; Nilsson, 1985; Cohen, 1981; Engelkamp &amp; Zimmer, 1989)","plainTextFormattedCitation":"(Bäckman &amp; Nilsson, 1985; Cohen, 1981; Engelkamp &amp; Zimmer, 1989)","previouslyFormattedCitation":"(Bäckman &amp; Nilsson, 1985; Cohen, 1981; Engelkamp &amp; Zimmer, 1989)"},"properties":{"noteIndex":0},"schema":"https://github.com/citation-style-language/schema/raw/master/csl-citation.json"}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(Bäckman &amp; Nilsson, 1985; Cohen, 1981; Engelkamp &amp; Zimmer, 1989)</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xml:space="preserve">. Accounts of this effect emphasize the integration of verbal, motor, and proprioceptive information, which may provide additional retrieval routes </w:t>
      </w:r>
      <w:r>
        <w:fldChar w:fldCharType="begin"/>
      </w:r>
      <w:r>
        <w:rPr>
          <w:rFonts w:cs="Times New Roman"/>
          <w:color w:val="auto"/>
          <w:sz w:val="24"/>
          <w:szCs w:val="24"/>
        </w:rPr>
        <w:instrText xml:space="preserve">ADDIN CSL_CITATION {"citationItems":[{"id":"ITEM-1","itemData":{"ISBN":"9780195115543","abstract":"Annotation The book presents in eight chapters our actual knowledge on memory for actions and it gives room to the proponents of the opposing models to develop their view for explaining action memory. In Chapter one, Hubert Zimmer and Ronald Cohen summarize the results of laboratory research on action, i. e. memory for self-performed actions. In Chapter two, Melissa Guynn, Mark McDaniel and Gilles Einstein extend this field on memory for intended actions. They present their view on the prospective memory of actions, and they demonstrate the importance of automatic retrieval in prospective memory. In the following chapter, Johannes Engelkamp presents his motor oriented explanation of action memory. He claims that output processes strongly contribute to memory for performed actions, and that the information which is critical for memory is closely related to the information used in the motorcontrol of overt performance. Reza Kormi-Nouri and Lars-Goran Nilsson (Chapter four) completely disagree with this position. They argue that performing actions may cause specific processes, but that nevertheless action memory is part of a unique episodic memory which stores all types of episodes ina similar way. In the following chapter, Mary Ann Foley and Hilary Ratner put action memory in the broader context of activity memory. Everyday actions are usually performed in social contexts and they are goal-oriented. This aspect is seldom relevant in laboratory research, but the authors showthat it is of importance for everyday memory. Then two brief chapters follow in which Nilsson and Kormi-Nouri on the one hand, and Engelkamp on the other hand mutually comment on each others position. In the closing chapter, Hubert Zimmer discusses the presented different attempts in parallel. He isdoing this by taking into account the different processes and brain modules which are necessary for a successful control of actions. Remembering actions : a specific type of memory? / Hubert D. Zimmer and Ronald L. Cohen -- Remembering to perform actions : a different type of memory? / Melissa J. Guynn, Mark A. McDaniel, and Gilles O. Einstein -- Action memory : a system-oriented approach / Johannes Engelkamp -- Motor component is not crucial! / Reza Kormi-Nouri and Lars-Göran Nilsson -- Role of action-based strictures in activity memory / Mary Ann Foley and Hilary Horn Ratner -- What is the meaning of a memory-systems approach? : comments on Engelkamp / Lars-Göran Nilsson and Reza Kormi-No…","author":[{"dropping-particle":"","family":"Zimmer","given":"H. D.","non-dropping-particle":"","parse-names":false,"suffix":""}],"id":"ITEM-1","issued":{"date-parts":[["2001"]]},"number-of-pages":"205","publisher":"Oxford University Press","title":"Memory for action : a distinct form of episodic memory?","type":"book"},"uris":["http://www.mendeley.com/documents/?uuid=cc493538-3afc-30bc-acb7-99555f188612"]}],"mendeley":{"formattedCitation":"(Zimmer, 2001)","plainTextFormattedCitation":"(Zimmer, 2001)","previouslyFormattedCitation":"(Zimmer, 2001)"},"properties":{"noteIndex":0},"schema":"https://github.com/citation-style-language/schema/raw/master/csl-citation.json"}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(Zimmer, 2001)</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xml:space="preserve">. A systematic review and meta-analysis confirms substantial enactment benefits while documenting variation across tasks and comparison conditions </w:t>
      </w:r>
      <w:r>
        <w:fldChar w:fldCharType="begin"/>
      </w:r>
      <w:r>
        <w:rPr>
          <w:rFonts w:cs="Times New Roman"/>
          <w:color w:val="auto"/>
          <w:sz w:val="24"/>
          <w:szCs w:val="24"/>
        </w:rPr>
        <w:instrText xml:space="preserve">ADDIN CSL_CITATION {"citationItems":[{"id":"ITEM-1","itemData":{"DOI":"10.1037/bul0000360","ISSN":"1939-1455 (Electronic)","PMID":"35878067","abstract":"The enactment effect is the phenomenon that physically performing an action  represented by a word or phrase (e.g., clap, clap your hands) results in better memory than does simply reading it. We examined data from three different methodological approaches to provide a comprehensive review of the enactment effect across 145 behavioral, 7 neuroimaging, and 31 neurological patient studies. Boosts in memory performance following execution of a physical action were compared to those produced by reading words or phrases, by watching an experimenter perform actions, or by engaging in self-generated imagery. Across the behavioral studies, we employed random-effects meta-regression with robust variance estimation (RVE) to reveal an average enactment effect size of g = 1.23. Further meta-analyses revealed that variations in study design and comparison task reliably influence the size of the enactment effect, whereas four other experiment factors-test format, learning instruction type, retention interval, and the presence of objects during encoding-likely do not influence the effect. Neuroimaging studies demonstrated enactment-related activation to be prevalent in the motor cortex and inferior parietal lobule. Patient studies indicated that, regardless of whether impairments of memory (e.g., Alzheimer's) or of motor capability (e.g., Parkinson's) were present, patients were able to benefit from enactment. The findings of this systematic review and meta-analysis highlight two components accounting for the memory benefit from enactment: a primary mental contribution relating to planning the action and a secondary physical contribution of the action itself. (PsycInfo Database Record (c) 2022 APA, all rights reserved).","author":[{"dropping-particle":"","family":"Roberts","given":"Brady R T","non-dropping-particle":"","parse-names":false,"suffix":""},{"dropping-particle":"","family":"MacLeod","given":"Colin M","non-dropping-particle":"","parse-names":false,"suffix":""},{"dropping-particle":"","family":"Fernandes","given":"Myra A","non-dropping-particle":"","parse-names":false,"suffix":""}],"container-title":"Psychological bulletin","id":"ITEM-1","issue":"5-6","issued":{"date-parts":[["2022"]]},"language":"eng","page":"397-434","publisher-place":"United States","title":"The enactment effect: A systematic review and meta-analysis of behavioral,  neuroimaging, and patient studies.","type":"article-journal","volume":"148"},"uris":["http://www.mendeley.com/documents/?uuid=fdfab3f2-cbb7-4556-9f0c-c0e01e0d8ed9"]}],"mendeley":{"formattedCitation":"(Roberts et al., 2022)","plainTextFormattedCitation":"(Roberts et al., 2022)","previouslyFormattedCitation":"(Roberts et al., 2022)"},"properties":{"noteIndex":0},"schema":"https://github.com/citation-style-language/schema/raw/master/csl-citation.json"}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t>(Roberts et al., 2022)</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The GMSM distinguishes enactment potential from both actual gesture production and the resulting memory benefit. A gesture can be easy to reproduce even when learners only observe it, and ease of reproduction does not establish that performing it improves learning. Enactment potential also differs from complexity fit: the former concerns reproducibility, whereas the latter concerns whether the movement’s complexity is appropriate for its instructional purpose. Their overlap and separate contributions remain empirical questions.</w:t>
      </w:r>
    </w:p>
    <w:p>
      <w:pPr>
        <w:pStyle w:val="Normal"/>
        <w:spacing w:lineRule="auto" w:line="360"/>
        <w:jc w:val="both"/>
        <w:rPr>
          <w:rFonts w:cs="Times New Roman"/>
          <w:color w:val="auto"/>
          <w:sz w:val="24"/>
          <w:szCs w:val="24"/>
        </w:rPr>
      </w:pPr>
      <w:r>
        <w:rPr>
          <w:rFonts w:cs="Times New Roman"/>
          <w:color w:val="auto"/>
          <w:sz w:val="24"/>
          <w:szCs w:val="24"/>
        </w:rPr>
      </w:r>
    </w:p>
    <w:p>
      <w:pPr>
        <w:pStyle w:val="Normal"/>
        <w:keepNext w:val="true"/>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2.2 Computational Approaches to Gesture Analysis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increasing availability of multimodal learning datasets has stimulated growing interest in computational gesture analysis. Historically, computational gesture recognition relied on computer vision techniques designed to detect bodily motion through handcrafted features, pose estimation algorithms, and motion-tracking systems (Cao et al., 2017). Pose estimation identifies body configurations rather than directly measuring the semantic or cognitive properties of gestures. These representations provide inputs for movement analysis; estimating gesture properties such as iconicity requires an additional link to the intended meaning.</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More recent developments in deep learning substantially expanded the scope of computational gesture analysis (Donahue et al., 2015; Bertasius et al., 2021). Convolutional Neural Networks (CNNs), Recurrent Neural Networks (RNNs), Long Short-Term Memory networks (LSTMs), and Transformer-based architectures enabled models to process temporal sequences of visual information and learn complex multimodal representations directly from raw video data. These architectures improved the recognition of dynamic human actions and allowed gesture analysis systems to capture temporal dependencies, spatial configurations, and contextual information more effectively than earlier rule-based methods.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In parallel, advances in multimodal representation learning have increasingly blurred the distinction between gesture recognition and semantic interpretation. Contemporary multimodal systems can integrate visual, auditory, textual, and contextual signals into shared embedding spaces, allowing models not only to classify gestures but also to reason about their communicative and semantic functions (Zhang et al., 2023; Nishida et al., 2025). This shift is particularly relevant for gesture-supported language learning research, where the primary interest lies not merely in identifying movements but in estimating theoretically meaningful properties such as iconicity, enactment potential, or semantic transparency that can support verbal learning.</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Within educational and psycholinguistic research, however, computational gesture analysis remains comparatively underdeveloped. Manual annotation of gesture properties requires human judgments, with practical implications for scalability, reproducibility, and inter-rater variability. The GMSM itself was originally conceived as a human-centered coding framework, requiring evaluators to estimate gesture properties dimension by dimension (Macedonia et al., 2026).</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Recent work on psycholinguistic norming using large language models (LLMs) suggests that artificial intelligence systems may increasingly be capable of approximating human judgments for cognitively meaningful constructs. Studies by Conde and colleagues, among others, demonstrated that LLM-generated estimates of concreteness, familiarity, valence, and related psycholinguistic variables correlate strongly with human ratings when appropriate prompting and validation procedures are employed (Conde et al., 2026; Martínez et al., 2024). These findings raise the possibility that multimodal models may likewise be able to estimate gesture-related mnemonic dimensions directly from video data.</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present research extends this emerging computational direction by investigating whether Video-Language Models can function as automated annotators for GMSM-aligned gesture properties. Rather than treating gestures solely as motor patterns, the current approach conceptualizes gesture analysis as a multimodal semantic reasoning task involving embodied representation, lexical grounding, and cognitive interpretation.</w:t>
      </w:r>
    </w:p>
    <w:p>
      <w:pPr>
        <w:pStyle w:val="Normal"/>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 </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2.3 Video-Language Models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Video-Language Models (VLMs) represent a recent development in multimodal artificial intelligence that combines advances in computer vision, natural language processing, and temporal sequence modeling. Unlike earlier video analysis systems that primarily focused on action recognition or object detection, VLMs are designed to jointly process visual and linguistic information, enabling higher-level semantic reasoning about events, interactions, and contextual meaning within video sequences (Zhang et al., 2023; Fu et al., 2025).</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Modern VLMs commonly combine visual encoders with large-scale Transformer architectures trained on multimodal datasets containing aligned video, image, and text information. These systems learn shared representational spaces that connect visual dynamics with linguistic descriptions, allowing them to perform tasks such as video captioning, temporal reasoning, question answering, instruction following, and multimodal inference (Radford et al., 2021; Zhang et al., 2023).</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Several characteristics of VLMs make them particularly relevant for gesture analysis in vocabulary learning research. First, VLMs can process temporally unfolding bodily actions rather than static visual snapshots, allowing them to capture dynamic movement information central to gesture interpretation. Second, these models can integrate contextual linguistic prompts with visual information, making it possible to ask cognitively oriented questions about gesture meaning, enactability, emotional salience, or semantic congruence (Zhang et al., 2023). Third, VLMs exhibit increasingly sophisticated zero-shot reasoning abilities, enabling them to generate responses or action labels without task-specific training examples (Unmesh et al., 2026).</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From a theoretical perspective, VLMs may provide a computational approximation of multimodal semantic integration. Bavaresco et al. (2026) found alignment between VLM concept representations and human fMRI responses to words presented with pictures or sentences, with differences across model architectures. Human gesture interpretation relies on integrating visual motion, contextual knowledge, semantic expectations, and embodied simulation processes. Contemporary multimodal architectures likewise combine visual and linguistic information (Zhang et al., 2023), but the concept-processing result does not establish embodied simulation or gesture understanding. Their suitability for estimating gesture-related mnemonic covariates therefore requires direct comparison with human ratings.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At the same time, the application of VLMs to educational and psycholinguistic gesture analysis remains largely unexplored. Existing VLM benchmarks focus predominantly on general-purpose tasks such as activity recognition, navigation, scene understanding, or conversational video reasoning (Fu et al., 2025). Very little work has examined whether these systems can reliably estimate theoretically grounded gesture dimensions relevant to vocabulary acquisition and research. In particular, it remains unclear whether VLM-generated ratings align with human judgments for constructs such as iconicity, sensorimotor imagery, or enactment potential.</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General video-understanding benchmarks demonstrate capabilities in video question answering and temporal reasoning (Fu et al., 2025), but do not establish correspondence with human ratings of instructional gestures. More directly, Nishida et al. (2025) compared indexical, iconic, and symbolic gestures and found a particular weakness in interpreting indexical gestures. These findings motivate evaluating human–model agreement separately for each gesture dimension.</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current study addresses this gap by evaluating the feasibility of using VLMs as automated coders for gesture-based vocabulary learning research. Specifically, we investigate whether zero-shot VLMs can generate accurate GMSM-aligned estimates directly from gesture videos and whether these estimates approximate human ratings closely enough to support large-scale multimodal annotation pipelines.</w:t>
      </w:r>
    </w:p>
    <w:p>
      <w:pPr>
        <w:pStyle w:val="Normal"/>
        <w:rPr>
          <w:color w:val="auto"/>
          <w:lang w:val="en-GB"/>
        </w:rPr>
      </w:pPr>
      <w:r>
        <w:rPr>
          <w:color w:val="auto"/>
          <w:lang w:val="en-GB"/>
        </w:rPr>
      </w:r>
    </w:p>
    <w:p>
      <w:pPr>
        <w:pStyle w:val="Normal"/>
        <w:keepNext w:val="true"/>
        <w:spacing w:lineRule="auto" w:line="360"/>
        <w:rPr>
          <w:rFonts w:cs="Times New Roman"/>
          <w:b/>
          <w:bCs/>
          <w:color w:val="auto"/>
          <w:sz w:val="24"/>
          <w:szCs w:val="24"/>
        </w:rPr>
      </w:pPr>
      <w:r>
        <w:rPr>
          <w:rFonts w:eastAsia="Times New Roman" w:cs="Times New Roman"/>
          <w:b/>
          <w:bCs/>
          <w:color w:val="auto"/>
          <w:sz w:val="24"/>
          <w:szCs w:val="24"/>
          <w:lang w:val="en-GB" w:eastAsia="es-ES"/>
        </w:rPr>
        <w:t xml:space="preserve">2.4 </w:t>
      </w:r>
      <w:r>
        <w:rPr>
          <w:rFonts w:cs="Times New Roman"/>
          <w:b/>
          <w:bCs/>
          <w:color w:val="auto"/>
          <w:sz w:val="24"/>
          <w:szCs w:val="24"/>
        </w:rPr>
        <w:t>Gesture profiles and their methodological interpretation</w:t>
      </w:r>
    </w:p>
    <w:p>
      <w:pPr>
        <w:pStyle w:val="Normal"/>
        <w:spacing w:lineRule="auto" w:line="360"/>
        <w:ind w:firstLine="720"/>
        <w:jc w:val="both"/>
        <w:rPr>
          <w:rFonts w:cs="Times New Roman"/>
          <w:color w:val="auto"/>
          <w:sz w:val="24"/>
          <w:szCs w:val="24"/>
        </w:rPr>
      </w:pPr>
      <w:r>
        <w:rPr>
          <w:rFonts w:cs="Times New Roman"/>
          <w:color w:val="auto"/>
          <w:sz w:val="24"/>
          <w:szCs w:val="24"/>
        </w:rPr>
        <w:t xml:space="preserve">The seven dimensions are rated separately using five-point ordinal scales and dimension-specific criteria </w:t>
      </w:r>
      <w:r>
        <w:fldChar w:fldCharType="begin"/>
      </w:r>
      <w:r>
        <w:rPr>
          <w:rFonts w:cs="Times New Roman"/>
          <w:color w:val="auto"/>
          <w:sz w:val="24"/>
          <w:szCs w:val="24"/>
        </w:rPr>
        <w:instrText xml:space="preserve">ADDIN CSL_CITATION {"citationItems":[{"id":"ITEM-1","itemData":{"DOI":"https://osf.io/preprints/psyarxiv/q65rt_v1","author":[{"dropping-particle":"","family":"Macedonia","given":"Manuela","non-dropping-particle":"","parse-names":false,"suffix":""},{"dropping-particle":"","family":"Mathias","given":"Brian","non-dropping-particle":"","parse-names":false,"suffix":""},{"dropping-particle":"","family":"Hu","given":"Lihui","non-dropping-particle":"","parse-names":false,"suffix":""}],"container-title":"Educational Psychology Review","id":"ITEM-1","issued":{"date-parts":[["2026"]]},"title":"Why Some Gestures Work Better Than Others:Toward a Model of Gesture-Supported Vocabulary Learning","type":"article-journal","volume":"in print"},"uris":["http://www.mendeley.com/documents/?uuid=1c97ca9e-26ed-435a-aa17-b5795f545852"]}],"mendeley":{"formattedCitation":"(Manuela Macedonia et al., 2026)","manualFormatting":"(Macedonia et al., 2026)","plainTextFormattedCitation":"(Manuela Macedonia et al., 2026)","previouslyFormattedCitation":"(Manuela Macedonia et al., 2026)"},"properties":{"noteIndex":0},"schema":"https://github.com/citation-style-language/schema/raw/master/csl-citation.json"}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(Macedonia et al., 2026)</w:t>
      </w:r>
      <w:r>
        <w:rPr>
          <w:rFonts w:cs="Times New Roman"/>
          <w:color w:val="auto"/>
          <w:sz w:val="24"/>
          <w:szCs w:val="24"/>
        </w:rPr>
      </w:r>
      <w:r>
        <w:rPr>
          <w:rFonts w:cs="Times New Roman"/>
          <w:color w:val="auto"/>
          <w:sz w:val="24"/>
          <w:szCs w:val="24"/>
        </w:rPr>
        <w:fldChar w:fldCharType="end"/>
      </w:r>
      <w:r>
        <w:rPr>
          <w:rFonts w:cs="Times New Roman"/>
          <w:color w:val="auto"/>
          <w:sz w:val="24"/>
          <w:szCs w:val="24"/>
        </w:rPr>
        <w:t>. Property-based ratings indicate the extent of a characteristic, whereas fit-based ratings indicate its appropriateness for the specified meaning and context. The dimensions are not assumed to be independent, equally influential, or uniformly beneficial at higher values. They are therefore retained as a multidimensional profile without an aggregate effectiveness score.</w:t>
      </w:r>
    </w:p>
    <w:p>
      <w:pPr>
        <w:pStyle w:val="Normal"/>
        <w:spacing w:lineRule="auto" w:line="360"/>
        <w:ind w:firstLine="720"/>
        <w:jc w:val="both"/>
        <w:rPr>
          <w:rFonts w:cs="Times New Roman"/>
          <w:color w:val="auto"/>
          <w:sz w:val="24"/>
          <w:szCs w:val="24"/>
        </w:rPr>
      </w:pPr>
      <w:r>
        <w:rPr>
          <w:rFonts w:cs="Times New Roman"/>
          <w:color w:val="auto"/>
          <w:sz w:val="24"/>
          <w:szCs w:val="24"/>
        </w:rPr>
        <w:t xml:space="preserve">Ratings apply to a specified gesture–meaning pairing. For polysemous words, the intended sense must be established before evaluating the gesture. Learner characteristics and instructional conditions must likewise be specified where relevant. Whether learners observe or reproduce a gesture is an implementation variable. Gesture–speech temporal alignment is also treated as an implementation condition rather than an additional GMSM dimension, consistent with evidence that timing influences multimodal integration and recall </w:t>
      </w:r>
      <w:r>
        <w:fldChar w:fldCharType="begin"/>
      </w:r>
      <w:r>
        <w:rPr>
          <w:rFonts w:cs="Times New Roman"/>
          <w:color w:val="auto"/>
          <w:sz w:val="24"/>
          <w:szCs w:val="24"/>
        </w:rPr>
        <w:instrText xml:space="preserve">ADDIN CSL_CITATION {"citationItems":[{"id":"ITEM-1","itemData":{"DOI":"10.1162/jocn.2010.21498","ISSN":"1530-8898 (Electronic)","PMID":"20350188","abstract":"The present series of experiments explores several issues related to  gesture-speech integration and synchrony during sentence processing. To be able to more precisely manipulate gesture-speech synchrony, we used gesture fragments instead of complete gestures, thereby avoiding the usual long temporal overlap of gestures with their coexpressive speech. In a pretest, the minimal duration of an iconic gesture fragment needed to disambiguate a homonym (i.e., disambiguation point) was therefore identified. In three subsequent ERP experiments, we then investigated whether the gesture information available at the disambiguation point has immediate as well as delayed consequences on the processing of a temporarily ambiguous spoken sentence, and whether these gesture-speech integration processes are susceptible to temporal synchrony. Experiment 1, which used asynchronous stimuli as well as an explicit task, showed clear N400 effects at the homonym as well as at the target word presented further downstream, suggesting that asynchrony does not prevent integration under explicit task conditions. No such effects were found when asynchronous stimuli were presented using a more shallow task (Experiment 2). Finally, when gesture fragment and homonym were synchronous, similar results as in Experiment 1 were found, even under shallow task conditions (Experiment 3). We conclude that when iconic gesture fragments and speech are in synchrony, their interaction is more or less automatic. When they are not, more controlled, active memory processes are necessary to be able to combine the gesture fragment and speech context in such a way that the homonym is disambiguated correctly.","author":[{"dropping-particle":"","family":"Obermeier","given":"Christian","non-dropping-particle":"","parse-names":false,"suffix":""},{"dropping-particle":"","family":"Holle","given":"Henning","non-dropping-particle":"","parse-names":false,"suffix":""},{"dropping-particle":"","family":"Gunter","given":"Thomas C","non-dropping-particle":"","parse-names":false,"suffix":""}],"container-title":"Journal of cognitive neuroscience","id":"ITEM-1","issue":"7","issued":{"date-parts":[["2011","7"]]},"language":"eng","page":"1648-1663","publisher-place":"United States","title":"What iconic gesture fragments reveal about gesture-speech integration: when  synchrony is lost, memory can help.","type":"article-journal","volume":"23"},"uris":["http://www.mendeley.com/documents/?uuid=0739be4d-320b-49e5-badd-3749e88b64bd"]},{"id":"ITEM-2","itemData":{"ISSN":"1664-1078","abstract":"&lt;sec id=\"sec1\"&gt;&lt;title&gt;Introduction&lt;/title&gt;&lt;p&gt;Temporal co-ordination between speech and gestures has been thoroughly studied in natural production. In most cases gesture strokes precede or coincide with the stressed syllable in words that they are semantically associated with.&lt;/p&gt;&lt;/sec&gt;&lt;sec id=\"sec2\"&gt;&lt;title&gt;Methods&lt;/title&gt;&lt;p&gt;To understand whether processing of speech and gestures is attuned to such temporal coordination, we investigated the effect of delaying, preposing or eliminating individual gestures on the memory for words in an experimental study in which 83 participants watched video sequences of naturalistic 3D-animated speakers generated based on motion capture data. A target word in the sequence appeared (a) with a gesture presented in its original position synchronized with speech, (b) temporally shifted 500 ms before or (c) after the original position, or (d) with the gesture eliminated. Participants were asked to retell the videos in a free recall task. The strength of recall was operationalized as the inclusion of the target word in the free recall.&lt;/p&gt;&lt;/sec&gt;&lt;sec id=\"sec3\"&gt;&lt;title&gt;Results&lt;/title&gt;&lt;p&gt;Both eliminated and delayed gesture strokes resulted in reduced recall rates compared to synchronized strokes, whereas there was no difference between advanced (preposed) and synchronized strokes. An item-level analysis also showed that the greater the interval between the onsets of delayed strokes and stressed syllables in target words, the greater the negative effect was on recall.&lt;/p&gt;&lt;/sec&gt;&lt;sec id=\"sec4\"&gt;&lt;title&gt;Discussion&lt;/title&gt;&lt;p&gt;These results indicate that speech-gesture synchrony affects memory for speech, and that temporal patterns that are common in production lead to the best recall. Importantly, the study also showcases a procedure for using motion capture-based 3D-animated speakers to create an experimental paradigm for the study of speech-gesture comprehension.&lt;/p&gt;&lt;/sec&gt;","author":[{"dropping-particle":"","family":"Nirme","given":"Jens","non-dropping-particle":"","parse-names":false,"suffix":""},{"dropping-particle":"","family":"Gulz","given":"Agneta","non-dropping-particle":"","parse-names":false,"suffix":""},{"dropping-particle":"","family":"Haake","given":"Magnus","non-dropping-particle":"","parse-names":false,"suffix":""},{"dropping-particle":"","family":"Gullberg","given":"Marianne","non-dropping-particle":"","parse-names":false,"suffix":""}],"container-title":"Frontiers in Psychology","id":"ITEM-2","issued":{"date-parts":[["2024"]]},"title":"Early or synchronized gestures facilitate speech recall—a study based on motion capture data","type":"article-journal","volume":"Volume 15 "},"uris":["http://www.mendeley.com/documents/?uuid=24df0e40-beed-4f7e-b600-ea6f5bffec08"]}],"mendeley":{"formattedCitation":"(Nirme et al., 2024; Obermeier et al., 2011)","plainTextFormattedCitation":"(Nirme et al., 2024; Obermeier et al., 2011)","previouslyFormattedCitation":"(Nirme et al., 2024; Obermeier et al., 2011)"},"properties":{"noteIndex":0},"schema":"https://github.com/citation-style-language/schema/raw/master/csl-citation.json"}</w:instrText>
      </w:r>
      <w:r>
        <w:rPr>
          <w:rFonts w:cs="Times New Roman"/>
          <w:color w:val="auto"/>
          <w:sz w:val="24"/>
          <w:szCs w:val="24"/>
        </w:rPr>
      </w:r>
      <w:r>
        <w:rPr>
          <w:rFonts w:cs="Times New Roman"/>
          <w:color w:val="auto"/>
          <w:sz w:val="24"/>
          <w:szCs w:val="24"/>
        </w:rPr>
        <w:fldChar w:fldCharType="separate"/>
      </w:r>
      <w:r>
        <w:rPr>
          <w:rFonts w:cs="Times New Roman"/>
          <w:color w:val="auto"/>
          <w:sz w:val="24"/>
          <w:szCs w:val="24"/>
        </w:rPr>
      </w:r>
      <w:r>
        <w:rPr>
          <w:rFonts w:cs="Times New Roman"/>
          <w:color w:val="auto"/>
          <w:sz w:val="24"/>
          <w:szCs w:val="24"/>
        </w:rPr>
        <w:t>(Nirme et al., 2024; Obermeier et al., 2011)</w:t>
      </w:r>
      <w:r>
        <w:rPr>
          <w:rFonts w:cs="Times New Roman"/>
          <w:color w:val="auto"/>
          <w:sz w:val="24"/>
          <w:szCs w:val="24"/>
        </w:rPr>
      </w:r>
      <w:r>
        <w:rPr>
          <w:rFonts w:cs="Times New Roman"/>
          <w:color w:val="auto"/>
          <w:sz w:val="24"/>
          <w:szCs w:val="24"/>
        </w:rPr>
        <w:fldChar w:fldCharType="end"/>
      </w:r>
      <w:r>
        <w:rPr>
          <w:rFonts w:cs="Times New Roman"/>
          <w:color w:val="auto"/>
          <w:sz w:val="24"/>
          <w:szCs w:val="24"/>
        </w:rPr>
        <w:t>.</w:t>
      </w:r>
    </w:p>
    <w:p>
      <w:pPr>
        <w:pStyle w:val="Normal"/>
        <w:spacing w:lineRule="auto" w:line="360"/>
        <w:ind w:firstLine="720"/>
        <w:jc w:val="both"/>
        <w:rPr>
          <w:rFonts w:cs="Times New Roman"/>
          <w:color w:val="auto"/>
          <w:sz w:val="24"/>
          <w:szCs w:val="24"/>
        </w:rPr>
      </w:pPr>
      <w:r>
        <w:rPr>
          <w:rFonts w:cs="Times New Roman"/>
          <w:color w:val="auto"/>
          <w:sz w:val="24"/>
          <w:szCs w:val="24"/>
        </w:rPr>
        <w:t>For the present benchmark, the GMSM provides a theoretical basis for distinguishing dimensions of gesture characterization and evaluating model–human correspondence separately for each. The precise operationalization of each dimension depends on the rating questions administered and is described in the Method. Ultimately, sufficiently reliable dimension ratings could serve as gesture-level covariates in analyses of learning outcomes. Establishing correspondence between automated and human ratings is a step toward that application, but does not itself establish the dimensions’ predictive validity.</w:t>
      </w:r>
    </w:p>
    <w:p>
      <w:pPr>
        <w:pStyle w:val="Normal"/>
        <w:spacing w:lineRule="auto" w:line="360"/>
        <w:ind w:firstLine="720"/>
        <w:jc w:val="both"/>
        <w:rPr>
          <w:rFonts w:cs="Times New Roman"/>
          <w:color w:val="auto"/>
          <w:sz w:val="24"/>
          <w:szCs w:val="24"/>
        </w:rPr>
      </w:pPr>
      <w:r>
        <w:rPr>
          <w:rFonts w:cs="Times New Roman"/>
          <w:color w:val="auto"/>
          <w:sz w:val="24"/>
          <w:szCs w:val="24"/>
        </w:rPr>
      </w:r>
    </w:p>
    <w:p>
      <w:pPr>
        <w:pStyle w:val="Normal"/>
        <w:keepNext w:val="true"/>
        <w:jc w:val="both"/>
        <w:rPr>
          <w:rFonts w:eastAsia="Times New Roman" w:cs="Times New Roman"/>
          <w:b/>
          <w:bCs/>
          <w:color w:val="auto"/>
          <w:sz w:val="28"/>
          <w:szCs w:val="28"/>
          <w:lang w:val="en-GB" w:eastAsia="es-ES"/>
        </w:rPr>
      </w:pPr>
      <w:r>
        <w:rPr>
          <w:rFonts w:eastAsia="Times New Roman" w:cs="Times New Roman"/>
          <w:b/>
          <w:bCs/>
          <w:color w:val="auto"/>
          <w:sz w:val="28"/>
          <w:szCs w:val="28"/>
          <w:lang w:val="en-GB" w:eastAsia="es-ES"/>
        </w:rPr>
        <w:t>3. Research Questions and Hypotheses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3.1 Research Questions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present study investigates whether contemporary Video-Language Models (VLMs) can function as accurate computational annotators for gesture properties relevant to vocabulary learning. Building on the Gesture Memory Support Model (GMSM), the study examines the extent to which multimodal artificial intelligence systems can estimate theoretically meaningful gesture dimensions directly from raw video data and whether these estimates align with human judgments.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More specifically, the study addresses the following research questions:</w:t>
      </w:r>
    </w:p>
    <w:p>
      <w:pPr>
        <w:pStyle w:val="Normal"/>
        <w:spacing w:lineRule="auto" w:line="360"/>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RQ1: Can VLMs generate estimates corresponding to human ratings of GMSM dimensions from gesture videos?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 w:val="false"/>
          <w:bCs/>
          <w:i w:val="false"/>
          <w:color w:val="auto"/>
          <w:sz w:val="24"/>
          <w:szCs w:val="24"/>
          <w:lang w:val="en-GB" w:eastAsia="es-ES"/>
        </w:rPr>
        <w:t>This question examines whether VLMs are capable of producing ratings for gesture-related mnemonic dimensions such as iconicity, sensorimotor imagery, motional salience, emotional salience, gesture complexity fit, cultural familiarity, and enactment potential that correspond to human judgments. Correspondence is evaluated across model configurations; consistency across repeated inferences or prompt conditions was not tested.</w:t>
      </w:r>
    </w:p>
    <w:p>
      <w:pPr>
        <w:pStyle w:val="Normal"/>
        <w:spacing w:lineRule="auto" w:line="360"/>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RQ2: Which gesture dimensions are most accurately predicted by VLMs?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Not all gesture dimensions are expected to be equally accessible to computational models. Dimensions that rely strongly on visually observable information, such as iconicity or motional salience, may be easier for VLMs to estimate than dimensions involving culturally mediated interpretation or subjective affective evaluation. This question therefore investigates whether certain components of the GMSM are more computationally tractable than others.</w:t>
      </w:r>
    </w:p>
    <w:p>
      <w:pPr>
        <w:pStyle w:val="Normal"/>
        <w:spacing w:lineRule="auto" w:line="360"/>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RQ3: How closely do VLM-generated scores align with human ratings?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 central objective of the study is to evaluate the degree of agreement between model-generated ratings and human annotations. This question assesses the correspondence of VLM-based gesture estimation with human ratings by examining whether computational scores approximate human judgments sufficiently to support their use as automated research covariates.</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RQ4: Do VLMs exhibit systematic disagreement patterns similar to those observed among human raters?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Human gesture annotation often produces variability for semantically ambiguous, culturally dependent, or weakly iconic gestures. This question examines whether VLM disagreement patterns mirror human uncertainty, thereby providing insight into the representational limitations and interpretative biases of multimodal AI systems.</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RQ5: Can VLM-generated gesture covariates support scalable multimodal research pipelines in vocabulary acquisition?</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Beyond predictive accuracy, the study investigates the broader methodological feasibility of using VLMs to automate large-scale gesture annotation in educational and psycholinguistic research. This question concerns the practical utility, scalability, and reproducibility of computational gesture estimation frameworks.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 </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3.2 Hypotheses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Based on prior research in embodied cognition, multimodal language processing, and recent advances in multimodal artificial intelligence, the following hypotheses are proposed. The cited work provides a rationale for these expectations; the specific GMSM rating relationships are examined here.</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These hypotheses provide a conceptual framework for interpreting the benchmark. The reported analyses are exploratory and do not constitute preregistered confirmatory tests.</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H1: VLM-generated ratings will positively correlate with human annotations across GMSM dimensions.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Because contemporary VLMs can integrate visual and linguistic information (Zhang et al., 2023), and text-based psycholinguistic norming has shown correspondence with human judgments (Conde et al., 2026; Martínez et al., 2024), their estimates are expected to approximate human judgments for gesture-related mnemonic properties. Positive correlations are therefore anticipated between computational ratings and human-coded scores; their magnitude remains an empirical question.</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H2: Gesture dimensions grounded in visually observable and semantically transparent features will yield higher human–model agreement than more abstract or culturally dependent dimensions.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Dimensions such as iconicity, motional salience, and enactment potential are expected to produce stronger agreement because they rely heavily on directly observable bodily movement and perceptual resemblance. By contrast, dimensions such as emotional salience or cultural familiarity may yield lower agreement due to their greater dependence on contextual interpretation and sociocultural knowledge. Evidence of visual-language associations (Radford et al., 2021) and gesture-type-dependent grounding difficulties (Nishida et al., 2025) motivates this comparison.</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H3: Highly iconic and sensorimotor-rich gestures will produce lower inter-rater disagreement than abstract or weakly embodied gestures.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Gestures that provide transparent mappings between movement and lexical meaning are expected to generate more stable ratings across both humans and models. In contrast, abstract, metaphorical, or culturally ambiguous gestures may produce greater variability and disagreement. This expectation extends accounts of form–meaning resemblance and gesture-supported semantic processing (Perniss et al., 2010; Macedonia et al., 2011) to agreement between raters.</w:t>
      </w:r>
    </w:p>
    <w:p>
      <w:pPr>
        <w:pStyle w:val="Normal"/>
        <w:spacing w:lineRule="auto" w:line="360"/>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H4: VLM disagreement patterns will partially mirror human disagreement patterns.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Items that produce high variability among human raters are also expected to generate greater disagreement between model ratings, particularly for gestures with low semantic transparency or multiple possible interpretations. This would suggest that some forms of disagreement reflect intrinsic ambiguity in the gesture stimuli rather than purely model-specific error. The grounding difficulties reported by Nishida et al. (2025) motivate examining this possibility.</w:t>
      </w:r>
    </w:p>
    <w:p>
      <w:pPr>
        <w:pStyle w:val="Normal"/>
        <w:spacing w:lineRule="auto" w:line="360"/>
        <w:ind w:star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H5: VLM-generated gesture covariates will demonstrate sufficient reliability to support exploratory large-scale multimodal research applications.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Although model-generated ratings are not expected to replace human annotation entirely, they are hypothesized to provide sufficiently robust estimates for use in large-scale corpus analysis, preliminary stimulus evaluation, and computational modeling of gesture-supported vocabulary learning. Psycholinguistic norming results support this proposed use (Conde et al., 2026; Martínez et al., 2024), while variation across evaluation tasks motivates validation for each intended property (Bavaresco et al., 2025).</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r>
    </w:p>
    <w:p>
      <w:pPr>
        <w:pStyle w:val="Normal"/>
        <w:keepNext w:val="true"/>
        <w:spacing w:lineRule="auto" w:line="360"/>
        <w:jc w:val="both"/>
        <w:rPr>
          <w:rFonts w:eastAsia="Times New Roman" w:cs="Times New Roman"/>
          <w:b/>
          <w:bCs/>
          <w:color w:val="auto"/>
          <w:sz w:val="28"/>
          <w:szCs w:val="28"/>
          <w:lang w:val="en-GB" w:eastAsia="es-ES"/>
        </w:rPr>
      </w:pPr>
      <w:r>
        <w:rPr>
          <w:rFonts w:eastAsia="Times New Roman" w:cs="Times New Roman"/>
          <w:b/>
          <w:bCs/>
          <w:color w:val="auto"/>
          <w:sz w:val="28"/>
          <w:szCs w:val="28"/>
          <w:lang w:val="en-GB" w:eastAsia="es-ES"/>
        </w:rPr>
        <w:t>4. Methods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4.1 Video stimuli</w:t>
      </w:r>
    </w:p>
    <w:p>
      <w:pPr>
        <w:pStyle w:val="Normal"/>
        <w:spacing w:lineRule="auto" w:line="360"/>
        <w:ind w:firstLine="720"/>
        <w:jc w:val="both"/>
        <w:rPr>
          <w:rFonts w:eastAsia="Times New Roman" w:cs="Times New Roman"/>
          <w:bCs/>
          <w:color w:val="auto"/>
          <w:sz w:val="24"/>
          <w:szCs w:val="24"/>
          <w:lang w:val="en-GB" w:eastAsia="es-ES"/>
        </w:rPr>
      </w:pPr>
      <w:commentRangeStart w:id="1"/>
      <w:commentRangeStart w:id="2"/>
      <w:r>
        <w:rPr>
          <w:rFonts w:eastAsia="Times New Roman" w:cs="Times New Roman"/>
          <w:rFonts w:eastAsia="Times New Roman" w:cs="Times New Roman"/>
          <w:color w:val="auto"/>
          <w:color w:val="auto"/>
          <w:sz w:val="24"/>
          <w:sz w:val="24"/>
          <w:szCs w:val="24"/>
          <w:lang w:val="en-GB" w:eastAsia="es-ES"/>
          <w:lang w:val="en-GB" w:eastAsia="es-ES"/>
          <w:rPrChange w:id="0" w:author="Codex" w:date="2026-10-20T13:30:13Z">
            <w:rPr>
              <w:i w:val="false"/>
              <w:b w:val="false"/>
              <w:szCs w:val="24"/>
              <w:bCs/>
            </w:rPr>
          </w:rPrChange>
        </w:rPr>
        <w:t xml:space="preserve">The dataset comprised 134 short instructional gesture clips representing lexical items commonly used in second-language (L2) vocabulary-learning paradigms. Stimuli were organized into two source collections: a gesture collection (n = 90 underlying clips) and an internally named object collection (n = 44 underlying clips). Both collections show a performer demonstrating gestures corresponding to target words; “object” is a collection label, not a condition showing the target objects themselves. The 90-clip collection was obtained from the public Gesture video corpus (Macedonia et al., 2021; https://doi.org/10.6084/m9.figshare.c.5296396.v1), </w:t>
      </w:r>
      <w:del w:id="1" w:author="Codex" w:date="2026-10-20T13:30:13Z">
        <w:r>
          <w:rPr>
            <w:rFonts w:eastAsia="Times New Roman" w:cs="Times New Roman"/>
            <w:b w:val="false"/>
            <w:bCs/>
            <w:i w:val="false"/>
            <w:color w:val="auto"/>
            <w:sz w:val="24"/>
            <w:szCs w:val="24"/>
            <w:lang w:val="en-GB" w:eastAsia="es-ES"/>
          </w:rPr>
          <w:delText>associated</w:delText>
        </w:r>
      </w:del>
      <w:ins w:id="2" w:author="Codex" w:date="2026-10-20T13:30:13Z">
        <w:r>
          <w:rPr>
            <w:rFonts w:eastAsia="Times New Roman" w:cs="Times New Roman"/>
            <w:color w:val="auto"/>
            <w:sz w:val="24"/>
            <w:szCs w:val="24"/>
            <w:lang w:val="en-GB" w:eastAsia="es-ES"/>
          </w:rPr>
          <w:t>whose</w:t>
        </w:r>
      </w:ins>
      <w:r>
        <w:rPr>
          <w:rFonts w:eastAsia="Times New Roman" w:cs="Times New Roman"/>
          <w:rFonts w:eastAsia="Times New Roman" w:cs="Times New Roman"/>
          <w:color w:val="auto"/>
          <w:color w:val="auto"/>
          <w:sz w:val="24"/>
          <w:sz w:val="24"/>
          <w:szCs w:val="24"/>
          <w:lang w:val="en-GB" w:eastAsia="es-ES"/>
          <w:lang w:val="en-GB" w:eastAsia="es-ES"/>
          <w:rPrChange w:id="0" w:author="Codex" w:date="2026-10-20T13:30:13Z">
            <w:rPr>
              <w:i w:val="false"/>
              <w:b w:val="false"/>
              <w:szCs w:val="24"/>
              <w:bCs/>
            </w:rPr>
          </w:rPrChange>
        </w:rPr>
        <w:t xml:space="preserve"> </w:t>
      </w:r>
      <w:del w:id="4" w:author="Codex" w:date="2026-10-20T13:30:13Z">
        <w:r>
          <w:rPr>
            <w:rFonts w:eastAsia="Times New Roman" w:cs="Times New Roman"/>
            <w:b w:val="false"/>
            <w:bCs/>
            <w:i w:val="false"/>
            <w:color w:val="auto"/>
            <w:sz w:val="24"/>
            <w:szCs w:val="24"/>
            <w:lang w:val="en-GB" w:eastAsia="es-ES"/>
          </w:rPr>
          <w:delText>with</w:delText>
        </w:r>
      </w:del>
      <w:ins w:id="5" w:author="Codex" w:date="2026-10-20T13:30:13Z">
        <w:r>
          <w:rPr>
            <w:rFonts w:eastAsia="Times New Roman" w:cs="Times New Roman"/>
            <w:color w:val="auto"/>
            <w:sz w:val="24"/>
            <w:szCs w:val="24"/>
            <w:lang w:val="en-GB" w:eastAsia="es-ES"/>
          </w:rPr>
          <w:t>collection description requests citation of</w:t>
        </w:r>
      </w:ins>
      <w:r>
        <w:rPr>
          <w:rFonts w:eastAsia="Times New Roman" w:cs="Times New Roman"/>
          <w:rFonts w:eastAsia="Times New Roman" w:cs="Times New Roman"/>
          <w:color w:val="auto"/>
          <w:color w:val="auto"/>
          <w:sz w:val="24"/>
          <w:sz w:val="24"/>
          <w:szCs w:val="24"/>
          <w:lang w:val="en-GB" w:eastAsia="es-ES"/>
          <w:lang w:val="en-GB" w:eastAsia="es-ES"/>
          <w:rPrChange w:id="0" w:author="Codex" w:date="2026-10-20T13:30:13Z">
            <w:rPr>
              <w:i w:val="false"/>
              <w:b w:val="false"/>
              <w:szCs w:val="24"/>
              <w:bCs/>
            </w:rPr>
          </w:rPrChange>
        </w:rPr>
        <w:t xml:space="preserve"> Macedonia</w:t>
      </w:r>
      <w:ins w:id="7" w:author="Codex" w:date="2026-10-20T13:30:13Z">
        <w:r>
          <w:rPr>
            <w:rFonts w:eastAsia="Times New Roman" w:cs="Times New Roman"/>
            <w:color w:val="auto"/>
            <w:sz w:val="24"/>
            <w:szCs w:val="24"/>
            <w:lang w:val="en-GB" w:eastAsia="es-ES"/>
          </w:rPr>
          <w:t>,</w:t>
        </w:r>
      </w:ins>
      <w:r>
        <w:rPr>
          <w:rFonts w:eastAsia="Times New Roman" w:cs="Times New Roman"/>
          <w:rFonts w:eastAsia="Times New Roman" w:cs="Times New Roman"/>
          <w:color w:val="auto"/>
          <w:color w:val="auto"/>
          <w:sz w:val="24"/>
          <w:sz w:val="24"/>
          <w:szCs w:val="24"/>
          <w:lang w:val="en-GB" w:eastAsia="es-ES"/>
          <w:lang w:val="en-GB" w:eastAsia="es-ES"/>
          <w:rPrChange w:id="0" w:author="Codex" w:date="2026-10-20T13:30:13Z">
            <w:rPr>
              <w:i w:val="false"/>
              <w:b w:val="false"/>
              <w:szCs w:val="24"/>
              <w:bCs/>
            </w:rPr>
          </w:rPrChange>
        </w:rPr>
        <w:t xml:space="preserve"> </w:t>
      </w:r>
      <w:del w:id="9" w:author="Codex" w:date="2026-10-20T13:30:13Z">
        <w:r>
          <w:rPr>
            <w:rFonts w:eastAsia="Times New Roman" w:cs="Times New Roman"/>
            <w:b w:val="false"/>
            <w:bCs/>
            <w:i w:val="false"/>
            <w:color w:val="auto"/>
            <w:sz w:val="24"/>
            <w:szCs w:val="24"/>
            <w:lang w:val="en-GB" w:eastAsia="es-ES"/>
          </w:rPr>
          <w:delText>et</w:delText>
        </w:r>
      </w:del>
      <w:ins w:id="10" w:author="Codex" w:date="2026-10-20T13:30:13Z">
        <w:r>
          <w:rPr>
            <w:rFonts w:eastAsia="Times New Roman" w:cs="Times New Roman"/>
            <w:color w:val="auto"/>
            <w:sz w:val="24"/>
            <w:szCs w:val="24"/>
            <w:lang w:val="en-GB" w:eastAsia="es-ES"/>
          </w:rPr>
          <w:t>Müller,</w:t>
        </w:r>
      </w:ins>
      <w:r>
        <w:rPr>
          <w:rFonts w:eastAsia="Times New Roman" w:cs="Times New Roman"/>
          <w:rFonts w:eastAsia="Times New Roman" w:cs="Times New Roman"/>
          <w:color w:val="auto"/>
          <w:color w:val="auto"/>
          <w:sz w:val="24"/>
          <w:sz w:val="24"/>
          <w:szCs w:val="24"/>
          <w:lang w:val="en-GB" w:eastAsia="es-ES"/>
          <w:lang w:val="en-GB" w:eastAsia="es-ES"/>
          <w:rPrChange w:id="0" w:author="Codex" w:date="2026-10-20T13:30:13Z">
            <w:rPr>
              <w:i w:val="false"/>
              <w:b w:val="false"/>
              <w:szCs w:val="24"/>
              <w:bCs/>
            </w:rPr>
          </w:rPrChange>
        </w:rPr>
        <w:t xml:space="preserve"> </w:t>
      </w:r>
      <w:del w:id="12" w:author="Codex" w:date="2026-10-20T13:30:13Z">
        <w:r>
          <w:rPr>
            <w:rFonts w:eastAsia="Times New Roman" w:cs="Times New Roman"/>
            <w:b w:val="false"/>
            <w:bCs/>
            <w:i w:val="false"/>
            <w:color w:val="auto"/>
            <w:sz w:val="24"/>
            <w:szCs w:val="24"/>
            <w:lang w:val="en-GB" w:eastAsia="es-ES"/>
          </w:rPr>
          <w:delText>al.</w:delText>
        </w:r>
      </w:del>
      <w:ins w:id="13" w:author="Codex" w:date="2026-10-20T13:30:13Z">
        <w:r>
          <w:rPr>
            <w:rFonts w:eastAsia="Times New Roman" w:cs="Times New Roman"/>
            <w:color w:val="auto"/>
            <w:sz w:val="24"/>
            <w:szCs w:val="24"/>
            <w:lang w:val="en-GB" w:eastAsia="es-ES"/>
          </w:rPr>
          <w:t>and Friederici</w:t>
        </w:r>
      </w:ins>
      <w:r>
        <w:rPr>
          <w:rFonts w:eastAsia="Times New Roman" w:cs="Times New Roman"/>
          <w:rFonts w:eastAsia="Times New Roman" w:cs="Times New Roman"/>
          <w:color w:val="auto"/>
          <w:color w:val="auto"/>
          <w:sz w:val="24"/>
          <w:sz w:val="24"/>
          <w:szCs w:val="24"/>
          <w:lang w:val="en-GB" w:eastAsia="es-ES"/>
          <w:lang w:val="en-GB" w:eastAsia="es-ES"/>
          <w:rPrChange w:id="0" w:author="Codex" w:date="2026-10-20T13:30:13Z">
            <w:rPr>
              <w:i w:val="false"/>
              <w:b w:val="false"/>
              <w:szCs w:val="24"/>
              <w:bCs/>
            </w:rPr>
          </w:rPrChange>
        </w:rPr>
        <w:t xml:space="preserve"> (2011) and Mayer et al. (2015). The </w:t>
      </w:r>
      <w:ins w:id="15" w:author="Codex" w:date="2026-10-20T13:30:13Z">
        <w:r>
          <w:rPr>
            <w:rFonts w:eastAsia="Times New Roman" w:cs="Times New Roman"/>
            <w:color w:val="auto"/>
            <w:sz w:val="24"/>
            <w:szCs w:val="24"/>
            <w:lang w:val="en-GB" w:eastAsia="es-ES"/>
          </w:rPr>
          <w:t xml:space="preserve">separately supplied </w:t>
        </w:r>
      </w:ins>
      <w:r>
        <w:rPr>
          <w:rFonts w:eastAsia="Times New Roman" w:cs="Times New Roman"/>
          <w:rFonts w:eastAsia="Times New Roman" w:cs="Times New Roman"/>
          <w:color w:val="auto"/>
          <w:color w:val="auto"/>
          <w:sz w:val="24"/>
          <w:sz w:val="24"/>
          <w:szCs w:val="24"/>
          <w:lang w:val="en-GB" w:eastAsia="es-ES"/>
          <w:lang w:val="en-GB" w:eastAsia="es-ES"/>
          <w:rPrChange w:id="0" w:author="Codex" w:date="2026-10-20T13:30:13Z">
            <w:rPr>
              <w:i w:val="false"/>
              <w:b w:val="false"/>
              <w:szCs w:val="24"/>
              <w:bCs/>
            </w:rPr>
          </w:rPrChange>
        </w:rPr>
        <w:t xml:space="preserve">44-clip collection </w:t>
      </w:r>
      <w:ins w:id="17" w:author="Codex" w:date="2026-10-20T13:30:13Z">
        <w:r>
          <w:rPr>
            <w:rFonts w:eastAsia="Times New Roman" w:cs="Times New Roman"/>
            <w:color w:val="auto"/>
            <w:sz w:val="24"/>
            <w:szCs w:val="24"/>
            <w:lang w:val="en-GB" w:eastAsia="es-ES"/>
          </w:rPr>
          <w:t xml:space="preserve">also </w:t>
        </w:r>
      </w:ins>
      <w:r>
        <w:rPr>
          <w:rFonts w:eastAsia="Times New Roman" w:cs="Times New Roman"/>
          <w:rFonts w:eastAsia="Times New Roman" w:cs="Times New Roman"/>
          <w:color w:val="auto"/>
          <w:color w:val="auto"/>
          <w:sz w:val="24"/>
          <w:sz w:val="24"/>
          <w:szCs w:val="24"/>
          <w:lang w:val="en-GB" w:eastAsia="es-ES"/>
          <w:lang w:val="en-GB" w:eastAsia="es-ES"/>
          <w:rPrChange w:id="0" w:author="Codex" w:date="2026-10-20T13:30:13Z">
            <w:rPr>
              <w:i w:val="false"/>
              <w:b w:val="false"/>
              <w:szCs w:val="24"/>
              <w:bCs/>
            </w:rPr>
          </w:rPrChange>
        </w:rPr>
        <w:t xml:space="preserve">comprises original </w:t>
      </w:r>
      <w:del w:id="19" w:author="Codex" w:date="2026-10-20T13:30:13Z">
        <w:r>
          <w:rPr>
            <w:rFonts w:eastAsia="Times New Roman" w:cs="Times New Roman"/>
            <w:b w:val="false"/>
            <w:bCs/>
            <w:i w:val="false"/>
            <w:color w:val="auto"/>
            <w:sz w:val="24"/>
            <w:szCs w:val="24"/>
            <w:lang w:val="en-GB" w:eastAsia="es-ES"/>
          </w:rPr>
          <w:delText xml:space="preserve">video </w:delText>
        </w:r>
      </w:del>
      <w:r>
        <w:rPr>
          <w:rFonts w:eastAsia="Times New Roman" w:cs="Times New Roman"/>
          <w:rFonts w:eastAsia="Times New Roman" w:cs="Times New Roman"/>
          <w:color w:val="auto"/>
          <w:color w:val="auto"/>
          <w:sz w:val="24"/>
          <w:sz w:val="24"/>
          <w:szCs w:val="24"/>
          <w:lang w:val="en-GB" w:eastAsia="es-ES"/>
          <w:lang w:val="en-GB" w:eastAsia="es-ES"/>
          <w:rPrChange w:id="0" w:author="Codex" w:date="2026-10-20T13:30:13Z">
            <w:rPr>
              <w:i w:val="false"/>
              <w:b w:val="false"/>
              <w:szCs w:val="24"/>
              <w:bCs/>
            </w:rPr>
          </w:rPrChange>
        </w:rPr>
        <w:t xml:space="preserve">stimuli </w:t>
      </w:r>
      <w:del w:id="21" w:author="Codex" w:date="2026-10-20T13:30:13Z">
        <w:r>
          <w:rPr>
            <w:rFonts w:eastAsia="Times New Roman" w:cs="Times New Roman"/>
            <w:b w:val="false"/>
            <w:bCs/>
            <w:i w:val="false"/>
            <w:color w:val="auto"/>
            <w:sz w:val="24"/>
            <w:szCs w:val="24"/>
            <w:lang w:val="en-GB" w:eastAsia="es-ES"/>
          </w:rPr>
          <w:delText>from</w:delText>
        </w:r>
      </w:del>
      <w:ins w:id="22" w:author="Codex" w:date="2026-10-20T13:30:13Z">
        <w:r>
          <w:rPr>
            <w:rFonts w:eastAsia="Times New Roman" w:cs="Times New Roman"/>
            <w:color w:val="auto"/>
            <w:sz w:val="24"/>
            <w:szCs w:val="24"/>
            <w:lang w:val="en-GB" w:eastAsia="es-ES"/>
          </w:rPr>
          <w:t>attributed to</w:t>
        </w:r>
      </w:ins>
      <w:r>
        <w:rPr>
          <w:rFonts w:eastAsia="Times New Roman" w:cs="Times New Roman"/>
          <w:rFonts w:eastAsia="Times New Roman" w:cs="Times New Roman"/>
          <w:color w:val="auto"/>
          <w:color w:val="auto"/>
          <w:sz w:val="24"/>
          <w:sz w:val="24"/>
          <w:szCs w:val="24"/>
          <w:lang w:val="en-GB" w:eastAsia="es-ES"/>
          <w:lang w:val="en-GB" w:eastAsia="es-ES"/>
          <w:rPrChange w:id="0" w:author="Codex" w:date="2026-10-20T13:30:13Z">
            <w:rPr>
              <w:i w:val="false"/>
              <w:b w:val="false"/>
              <w:szCs w:val="24"/>
              <w:bCs/>
            </w:rPr>
          </w:rPrChange>
        </w:rPr>
        <w:t xml:space="preserve"> Macedonia, Müller, and Friederici (2011)</w:t>
      </w:r>
      <w:ins w:id="24" w:author="Codex" w:date="2026-10-20T13:30:13Z">
        <w:r>
          <w:rPr>
            <w:rFonts w:eastAsia="Times New Roman" w:cs="Times New Roman"/>
            <w:color w:val="auto"/>
            <w:sz w:val="24"/>
            <w:szCs w:val="24"/>
            <w:lang w:val="en-GB" w:eastAsia="es-ES"/>
          </w:rPr>
          <w:t>; the shared citation does not imply that the two collections contain identical files</w:t>
        </w:r>
      </w:ins>
      <w:r>
        <w:rPr>
          <w:rFonts w:eastAsia="Times New Roman" w:cs="Times New Roman"/>
          <w:rFonts w:eastAsia="Times New Roman" w:cs="Times New Roman"/>
          <w:color w:val="auto"/>
          <w:color w:val="auto"/>
          <w:sz w:val="24"/>
          <w:sz w:val="24"/>
          <w:szCs w:val="24"/>
          <w:lang w:val="en-GB" w:eastAsia="es-ES"/>
          <w:lang w:val="en-GB" w:eastAsia="es-ES"/>
          <w:rPrChange w:id="0" w:author="Codex" w:date="2026-10-20T13:30:13Z">
            <w:rPr>
              <w:i w:val="false"/>
              <w:b w:val="false"/>
              <w:szCs w:val="24"/>
              <w:bCs/>
            </w:rPr>
          </w:rPrChange>
        </w:rPr>
        <w:t>. Supplementary Material 1 gives the item mapping and source information.</w:t>
      </w:r>
      <w:r>
        <w:rPr>
          <w:rFonts w:eastAsia="Times New Roman" w:cs="Times New Roman"/>
          <w:color w:val="auto"/>
          <w:sz w:val="24"/>
          <w:szCs w:val="24"/>
          <w:lang w:val="en-GB" w:eastAsia="es-ES"/>
        </w:rPr>
      </w:r>
      <w:commentRangeEnd w:id="2"/>
      <w:r>
        <w:commentReference w:id="2"/>
      </w:r>
      <w:commentRangeEnd w:id="1"/>
      <w:r>
        <w:commentReference w:id="1"/>
      </w:r>
      <w:r>
        <w:rPr>
          <w:rFonts w:eastAsia="Times New Roman" w:cs="Times New Roman"/>
          <w:color w:val="auto"/>
          <w:sz w:val="24"/>
          <w:szCs w:val="24"/>
          <w:lang w:val="en-GB" w:eastAsia="es-ES"/>
        </w:rPr>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Within the gesture collection, items were selected to capture a broad range of gesture types varying in iconicity, motor complexity, enactment potential, and semantic transparency, including both highly iconic and more abstract or metaphorical gestures, in order to enable systematic comparison across dimensions of embodied lexical representation.</w:t>
      </w:r>
    </w:p>
    <w:p>
      <w:pPr>
        <w:pStyle w:val="Normal"/>
        <w:spacing w:lineRule="auto" w:line="360"/>
        <w:ind w:firstLine="720"/>
        <w:jc w:val="both"/>
        <w:rPr>
          <w:rFonts w:eastAsia="Times New Roman" w:cs="Times New Roman"/>
          <w:bCs/>
          <w:color w:val="auto"/>
          <w:sz w:val="24"/>
          <w:szCs w:val="24"/>
          <w:lang w:val="en-GB" w:eastAsia="es-ES"/>
        </w:rPr>
      </w:pPr>
      <w:del w:id="26" w:author="Codex" w:date="2026-10-20T13:30:13Z">
        <w:r>
          <w:rPr>
            <w:rFonts w:eastAsia="Times New Roman" w:cs="Times New Roman"/>
            <w:b w:val="false"/>
            <w:bCs/>
            <w:i w:val="false"/>
            <w:color w:val="auto"/>
            <w:sz w:val="24"/>
            <w:szCs w:val="24"/>
            <w:lang w:val="en-GB" w:eastAsia="es-ES"/>
          </w:rPr>
          <w:delText>A female performer demonstrated each gesture against a neutral background, from a fixed frontal camera position. The source collections differ in framing and video characteristics; a uniform resolution, recording frame rate, or duration across the entire corpus was not established.</w:delText>
        </w:r>
      </w:del>
      <w:ins w:id="27" w:author="Codex" w:date="2026-10-20T13:30:13Z">
        <w:r>
          <w:rPr>
            <w:rFonts w:eastAsia="Times New Roman" w:cs="Times New Roman"/>
            <w:color w:val="auto"/>
            <w:sz w:val="24"/>
            <w:szCs w:val="24"/>
            <w:lang w:val="en-GB" w:eastAsia="es-ES"/>
          </w:rPr>
          <w:t>Each clip shows a female performer against a neutral background from a fixed frontal camera position. An ffprobe audit of the 134 MP4 presentation files found that the 90-clip gesture collection had a mean duration of 5.31 s (range 4.16–5.96), resolution 960 × 538 pixels, and frame rate 25 fps. The 44-clip object collection had a mean duration of 4.99 s (range 4.48–5.20); 43 files were 500 × 720 pixels and one was 960 × 538 pixels, all at 25 fps. None contained an audio stream. These silent MP4 files supplied the human presentation and model-input pipeline; GPT conditions received extracted JPEG frames. These measurements characterize the distributed presentation files rather than the original camera recordings.</w:t>
        </w:r>
      </w:ins>
    </w:p>
    <w:p>
      <w:pPr>
        <w:pStyle w:val="Normal"/>
        <w:spacing w:lineRule="auto" w:line="360"/>
        <w:jc w:val="both"/>
        <w:rPr>
          <w:rFonts w:eastAsia="Times New Roman" w:cs="Times New Roman"/>
          <w:bCs/>
          <w:color w:val="auto"/>
          <w:sz w:val="24"/>
          <w:szCs w:val="24"/>
          <w:lang w:val="en-GB" w:eastAsia="es-ES"/>
        </w:rPr>
      </w:pPr>
      <w:r>
        <w:rPr>
          <w:rFonts w:eastAsia="Times New Roman" w:cs="Times New Roman"/>
          <w:b w:val="false"/>
          <w:bCs/>
          <w:i w:val="false"/>
          <w:iCs/>
          <w:color w:val="auto"/>
          <w:sz w:val="24"/>
          <w:szCs w:val="24"/>
          <w:lang w:val="en-GB" w:eastAsia="es-ES"/>
        </w:rPr>
        <w:t>Fourteen clips from the gesture collection were also paired with deliberately unrelated target words, yielding 148 gesture–word pairings: 134 standard pairings and 14 mismatched controls. These controls were intended to elicit low semantic-compatibility ratings and test whether models agreed with humans in that range. The survey application prevented any individual participant from seeing the same clip under both labels; no retained participant rated both versions.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Prior to model evaluation, descriptive filenames were replaced with sequential numeric identifiers, and the original filename-to-item mappings were withheld from model inputs. This procedure minimized unintended semantic cues from filenames while preserving the target word supplied explicitly for evaluation.</w:t>
      </w:r>
    </w:p>
    <w:p>
      <w:pPr>
        <w:pStyle w:val="Normal"/>
        <w:keepNext w:val="true"/>
        <w:rPr/>
      </w:pPr>
      <w:r>
        <w:rPr/>
        <w:drawing>
          <wp:inline distT="0" distB="0" distL="0" distR="0">
            <wp:extent cx="5943600" cy="3226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43600" cy="3226435"/>
                    </a:xfrm>
                    <a:prstGeom prst="rect">
                      <a:avLst/>
                    </a:prstGeom>
                    <a:noFill/>
                  </pic:spPr>
                </pic:pic>
              </a:graphicData>
            </a:graphic>
          </wp:inline>
        </w:drawing>
      </w:r>
    </w:p>
    <w:p>
      <w:pPr>
        <w:pStyle w:val="Normal"/>
        <w:spacing w:before="0" w:after="160"/>
        <w:rPr/>
      </w:pPr>
      <w:r>
        <w:rPr>
          <w:sz w:val="20"/>
        </w:rPr>
        <w:t>Figure 1. Overview of the benchmark. The human survey included 148 pairings from 134 underlying clips; the model manifest contained one additional control without human ratings.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4.2 Lexical targets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Lexical items were selected to provide broad semantic and psycholinguistic coverage across vocabulary categories relevant to L2 instruction, with selection prioritizing variation in concreteness, action-relatedness, imageability, and semantic transparency, in order to examine whether gesture interpretability differed across lexical domains. The dataset included both concrete items, referring primarily to manipulable objects, bodily actions, animals, and other perceptually grounded entities (e.g., </w:t>
      </w:r>
      <w:r>
        <w:rPr>
          <w:rFonts w:eastAsia="Times New Roman" w:cs="Times New Roman"/>
          <w:bCs/>
          <w:i/>
          <w:iCs/>
          <w:color w:val="auto"/>
          <w:sz w:val="24"/>
          <w:szCs w:val="24"/>
          <w:lang w:val="en-GB" w:eastAsia="es-ES"/>
        </w:rPr>
        <w:t>drink</w:t>
      </w:r>
      <w:r>
        <w:rPr>
          <w:rFonts w:eastAsia="Times New Roman" w:cs="Times New Roman"/>
          <w:bCs/>
          <w:color w:val="auto"/>
          <w:sz w:val="24"/>
          <w:szCs w:val="24"/>
          <w:lang w:val="en-GB" w:eastAsia="es-ES"/>
        </w:rPr>
        <w:t xml:space="preserve">, </w:t>
      </w:r>
      <w:r>
        <w:rPr>
          <w:rFonts w:eastAsia="Times New Roman" w:cs="Times New Roman"/>
          <w:bCs/>
          <w:i/>
          <w:iCs/>
          <w:color w:val="auto"/>
          <w:sz w:val="24"/>
          <w:szCs w:val="24"/>
          <w:lang w:val="en-GB" w:eastAsia="es-ES"/>
        </w:rPr>
        <w:t>house</w:t>
      </w:r>
      <w:r>
        <w:rPr>
          <w:rFonts w:eastAsia="Times New Roman" w:cs="Times New Roman"/>
          <w:bCs/>
          <w:color w:val="auto"/>
          <w:sz w:val="24"/>
          <w:szCs w:val="24"/>
          <w:lang w:val="en-GB" w:eastAsia="es-ES"/>
        </w:rPr>
        <w:t xml:space="preserve">, </w:t>
      </w:r>
      <w:r>
        <w:rPr>
          <w:rFonts w:eastAsia="Times New Roman" w:cs="Times New Roman"/>
          <w:bCs/>
          <w:i/>
          <w:iCs/>
          <w:color w:val="auto"/>
          <w:sz w:val="24"/>
          <w:szCs w:val="24"/>
          <w:lang w:val="en-GB" w:eastAsia="es-ES"/>
        </w:rPr>
        <w:t>monkey</w:t>
      </w:r>
      <w:r>
        <w:rPr>
          <w:rFonts w:eastAsia="Times New Roman" w:cs="Times New Roman"/>
          <w:bCs/>
          <w:color w:val="auto"/>
          <w:sz w:val="24"/>
          <w:szCs w:val="24"/>
          <w:lang w:val="en-GB" w:eastAsia="es-ES"/>
        </w:rPr>
        <w:t>), and abstract items, comprising emotional, relational, and conceptual vocabulary requiring more metaphorical or symbolic gestural representation. This distinction was included because prior research suggests that embodied encoding mechanisms may operate differently for concrete versus abstract lexical categories (Perniss et al., 2010; Vigliocco et al., 2014). Lexical targets were selected from vocabulary items commonly used in prior gesture-based learning experiments and instructional materials to facilitate comparability with existing research. Target words were available in four languages (German, English, Italian, Japanese) for use across the rating-cohort interfaces.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br/>
        <w:t>4.3 Rating dimensions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Both human participants and models rated each video along seven dimensions derived from the GMSM: iconicity, sensorimotor imagery, motional salience, facial-expression emotional salience, gesture complexity fit, cultural familiarity, and enactment potential. All ratings were obtained using five-point Likert scales, anchored at </w:t>
      </w:r>
      <w:r>
        <w:rPr>
          <w:rFonts w:eastAsia="Times New Roman" w:cs="Times New Roman"/>
          <w:bCs/>
          <w:i/>
          <w:iCs/>
          <w:color w:val="auto"/>
          <w:sz w:val="24"/>
          <w:szCs w:val="24"/>
          <w:lang w:val="en-GB" w:eastAsia="es-ES"/>
        </w:rPr>
        <w:t>not at all</w:t>
      </w:r>
      <w:r>
        <w:rPr>
          <w:rFonts w:eastAsia="Times New Roman" w:cs="Times New Roman"/>
          <w:bCs/>
          <w:color w:val="auto"/>
          <w:sz w:val="24"/>
          <w:szCs w:val="24"/>
          <w:lang w:val="en-GB" w:eastAsia="es-ES"/>
        </w:rPr>
        <w:t xml:space="preserve"> (1), </w:t>
      </w:r>
      <w:r>
        <w:rPr>
          <w:rFonts w:eastAsia="Times New Roman" w:cs="Times New Roman"/>
          <w:bCs/>
          <w:i/>
          <w:iCs/>
          <w:color w:val="auto"/>
          <w:sz w:val="24"/>
          <w:szCs w:val="24"/>
          <w:lang w:val="en-GB" w:eastAsia="es-ES"/>
        </w:rPr>
        <w:t>a little</w:t>
      </w:r>
      <w:r>
        <w:rPr>
          <w:rFonts w:eastAsia="Times New Roman" w:cs="Times New Roman"/>
          <w:bCs/>
          <w:color w:val="auto"/>
          <w:sz w:val="24"/>
          <w:szCs w:val="24"/>
          <w:lang w:val="en-GB" w:eastAsia="es-ES"/>
        </w:rPr>
        <w:t xml:space="preserve"> (2), </w:t>
      </w:r>
      <w:r>
        <w:rPr>
          <w:rFonts w:eastAsia="Times New Roman" w:cs="Times New Roman"/>
          <w:bCs/>
          <w:i/>
          <w:iCs/>
          <w:color w:val="auto"/>
          <w:sz w:val="24"/>
          <w:szCs w:val="24"/>
          <w:lang w:val="en-GB" w:eastAsia="es-ES"/>
        </w:rPr>
        <w:t>moderately</w:t>
      </w:r>
      <w:r>
        <w:rPr>
          <w:rFonts w:eastAsia="Times New Roman" w:cs="Times New Roman"/>
          <w:bCs/>
          <w:color w:val="auto"/>
          <w:sz w:val="24"/>
          <w:szCs w:val="24"/>
          <w:lang w:val="en-GB" w:eastAsia="es-ES"/>
        </w:rPr>
        <w:t xml:space="preserve"> (3), </w:t>
      </w:r>
      <w:r>
        <w:rPr>
          <w:rFonts w:eastAsia="Times New Roman" w:cs="Times New Roman"/>
          <w:bCs/>
          <w:i/>
          <w:iCs/>
          <w:color w:val="auto"/>
          <w:sz w:val="24"/>
          <w:szCs w:val="24"/>
          <w:lang w:val="en-GB" w:eastAsia="es-ES"/>
        </w:rPr>
        <w:t>very</w:t>
      </w:r>
      <w:r>
        <w:rPr>
          <w:rFonts w:eastAsia="Times New Roman" w:cs="Times New Roman"/>
          <w:bCs/>
          <w:color w:val="auto"/>
          <w:sz w:val="24"/>
          <w:szCs w:val="24"/>
          <w:lang w:val="en-GB" w:eastAsia="es-ES"/>
        </w:rPr>
        <w:t xml:space="preserve"> (4), and </w:t>
      </w:r>
      <w:r>
        <w:rPr>
          <w:rFonts w:eastAsia="Times New Roman" w:cs="Times New Roman"/>
          <w:bCs/>
          <w:i/>
          <w:iCs/>
          <w:color w:val="auto"/>
          <w:sz w:val="24"/>
          <w:szCs w:val="24"/>
          <w:lang w:val="en-GB" w:eastAsia="es-ES"/>
        </w:rPr>
        <w:t>extremely</w:t>
      </w:r>
      <w:r>
        <w:rPr>
          <w:rFonts w:eastAsia="Times New Roman" w:cs="Times New Roman"/>
          <w:bCs/>
          <w:color w:val="auto"/>
          <w:sz w:val="24"/>
          <w:szCs w:val="24"/>
          <w:lang w:val="en-GB" w:eastAsia="es-ES"/>
        </w:rPr>
        <w:t xml:space="preserve"> (5). Iconicity captured the degree of correspondence between the visible form of the gesture and its target meaning. Sensorimotor imagery reflected the extent to which the gesture evoked associated bodily sensations or perceptual experiences. Motional salience indexed the perceptual prominence of the gesture’s movement dynamics, while facial-expression emotional salience captured the affective information conveyed through the performer’s facial expression. Gesture complexity fit assessed the appropriateness of movement complexity relative to the target item, cultural familiarity evaluated the gesture's recognizability within a given cultural context, and enactment potential measured the ease with which the gesture could be reproduced by a learner.</w:t>
      </w:r>
    </w:p>
    <w:p>
      <w:pPr>
        <w:pStyle w:val="Normal"/>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t>4.4 Rating procedure</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Each participant was assigned a fixed set of 20 videos to rate on all seven dimensions, presented in randomized order. Items were drawn from both the source collections such that every one of the 148 pairings received ratings from between 25 and 39 distinct participants overall, and from all four language cohorts.</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 w:val="false"/>
          <w:bCs/>
          <w:i w:val="false"/>
          <w:iCs/>
          <w:color w:val="auto"/>
          <w:sz w:val="24"/>
          <w:szCs w:val="24"/>
          <w:lang w:val="en-GB" w:eastAsia="es-ES"/>
        </w:rPr>
        <w:t>The survey used a custom browser-based application with a Vercel-hosted collection service. Participants received informed-consent information and task instructions before rating. The English instructions asked them to use their immediate impression and stated that there were no right or wrong answers. Assignments preferentially sampled items with fewer completed ratings, without replacement, and the client filtered conflicting label versions. Participants could review and revise their responses. The application did not include a separate scored attention or comprehension test; mismatched-label items were semantic-compatibility controls rather than automatic participant-exclusion checks. The instructions, rating questions, and scale labels shown in German, English, Italian, and Japanese are reproduced verbatim in Supplementary Material 2, together with the model prompt. The rating interface is shown in Figure 2.</w:t>
      </w:r>
    </w:p>
    <w:p>
      <w:pPr>
        <w:pStyle w:val="Normal"/>
        <w:spacing w:lineRule="auto" w:line="36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Assignments were completed in one of four language interfaces, German, English, Italian, or Japanese, corresponding to the participant’s selected survey language (Section 4.5). Median completion time per assignment was 13.41 minutes (interquartile range = 9.66–17.94), computed over the 230 analysis-ready assignments.</w:t>
      </w:r>
    </w:p>
    <w:p>
      <w:pPr>
        <w:pStyle w:val="Normal"/>
        <w:keepNext w:val="true"/>
        <w:rPr/>
      </w:pPr>
      <w:r>
        <w:rPr/>
        <w:drawing>
          <wp:inline distT="0" distB="0" distL="0" distR="0">
            <wp:extent cx="5943600" cy="4471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4471670"/>
                    </a:xfrm>
                    <a:prstGeom prst="rect">
                      <a:avLst/>
                    </a:prstGeom>
                    <a:noFill/>
                  </pic:spPr>
                </pic:pic>
              </a:graphicData>
            </a:graphic>
          </wp:inline>
        </w:drawing>
      </w:r>
    </w:p>
    <w:p>
      <w:pPr>
        <w:pStyle w:val="Normal"/>
        <w:spacing w:before="0" w:after="160"/>
        <w:rPr/>
      </w:pPr>
      <w:r>
        <w:rPr>
          <w:sz w:val="20"/>
        </w:rPr>
        <w:t>Figure 2. Human rating interface. Participants viewed each gesture video alongside its target word and rated seven dimensions on five-point scales. The interface also provided an optional notes field and navigation between items.</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br/>
        <w:t>4.5 Participants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Participants were recruited in Italy, Germany, Austria, the United Kingdom, and Japan.</w:t>
      </w:r>
      <w:del w:id="28" w:author="Unknown Author" w:date="2026-10-20T13:01:39Z">
        <w:r>
          <w:rPr>
            <w:rFonts w:eastAsia="Times New Roman" w:cs="Times New Roman"/>
            <w:bCs/>
            <w:color w:val="auto"/>
            <w:sz w:val="24"/>
            <w:szCs w:val="24"/>
            <w:lang w:val="en-GB" w:eastAsia="es-ES"/>
          </w:rPr>
          <w:delText xml:space="preserve"> </w:delText>
        </w:r>
      </w:del>
      <w:r>
        <w:rPr>
          <w:rFonts w:eastAsia="Times New Roman" w:cs="Times New Roman"/>
          <w:bCs/>
          <w:color w:val="auto"/>
          <w:sz w:val="24"/>
          <w:szCs w:val="24"/>
          <w:lang w:val="en-GB" w:eastAsia="es-ES"/>
        </w:rPr>
        <w:t xml:space="preserve"> Monetary compensation was provided. All participants were informed of the study procedures prior to participation and provided informed consent. The study protocol was approved by the JKU Ethics Committee (approval no. EC-82-2026).</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 w:val="false"/>
          <w:bCs/>
          <w:i w:val="false"/>
          <w:color w:val="auto"/>
          <w:sz w:val="24"/>
          <w:szCs w:val="24"/>
          <w:lang w:val="en-GB" w:eastAsia="es-ES"/>
        </w:rPr>
        <w:t>Of 278 participants who began the survey, 230 (82.7%) completed an analysis-ready assignment and are described below and analyzed in Section 5; the remaining 48 comprised 25 with incomplete submitted responses, 21 without submitted responses, and two with uniform extreme runs.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final analysis sample comprised 230 participants aged 18–78 years (</w:t>
      </w:r>
      <w:r>
        <w:rPr>
          <w:rFonts w:eastAsia="Times New Roman" w:cs="Times New Roman"/>
          <w:bCs/>
          <w:i/>
          <w:iCs/>
          <w:color w:val="auto"/>
          <w:sz w:val="24"/>
          <w:szCs w:val="24"/>
          <w:lang w:val="en-GB" w:eastAsia="es-ES"/>
        </w:rPr>
        <w:t>M</w:t>
      </w:r>
      <w:r>
        <w:rPr>
          <w:rFonts w:eastAsia="Times New Roman" w:cs="Times New Roman"/>
          <w:bCs/>
          <w:color w:val="auto"/>
          <w:sz w:val="24"/>
          <w:szCs w:val="24"/>
          <w:lang w:val="en-GB" w:eastAsia="es-ES"/>
        </w:rPr>
        <w:t xml:space="preserve"> = 39.27, </w:t>
      </w:r>
      <w:r>
        <w:rPr>
          <w:rFonts w:eastAsia="Times New Roman" w:cs="Times New Roman"/>
          <w:bCs/>
          <w:i/>
          <w:iCs/>
          <w:color w:val="auto"/>
          <w:sz w:val="24"/>
          <w:szCs w:val="24"/>
          <w:lang w:val="en-GB" w:eastAsia="es-ES"/>
        </w:rPr>
        <w:t>SD</w:t>
      </w:r>
      <w:r>
        <w:rPr>
          <w:rFonts w:eastAsia="Times New Roman" w:cs="Times New Roman"/>
          <w:bCs/>
          <w:color w:val="auto"/>
          <w:sz w:val="24"/>
          <w:szCs w:val="24"/>
          <w:lang w:val="en-GB" w:eastAsia="es-ES"/>
        </w:rPr>
        <w:t xml:space="preserve"> = 13.13), of whom 123 identified as women (53.5%) and 107 as men (46.5%). The survey was completed in German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73), Japanese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56), Italian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51), or English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50), corresponding to the language interface selected by participants. Self-reported country of origin was distributed as follows: Germany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67), Japan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56), Italy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51), the United Kingdom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50), and Austria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6). Reported native languages were German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73; comprising 69 responses coded as de-DE for Germany and four as de-AT for Austria), English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52), Japanese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52), Italian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51), and other languages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2).</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With respect to educational attainment, participants reported having completed a bachelor’s degree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73), secondary education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43), vocational training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43), a master’s degree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37), a doctoral degree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16), middle school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2), or another qualification not captured by these categories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16). Handedness was predominantly right-handed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208), with smaller proportions reporting left-handedness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14) or ambidexterity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8). Self-reported familiarity with gesture-related cultural practices was rated as none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74), low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76), moderate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51), or high (</w:t>
      </w:r>
      <w:r>
        <w:rPr>
          <w:rFonts w:eastAsia="Times New Roman" w:cs="Times New Roman"/>
          <w:bCs/>
          <w:i/>
          <w:iCs/>
          <w:color w:val="auto"/>
          <w:sz w:val="24"/>
          <w:szCs w:val="24"/>
          <w:lang w:val="en-GB" w:eastAsia="es-ES"/>
        </w:rPr>
        <w:t>n</w:t>
      </w:r>
      <w:r>
        <w:rPr>
          <w:rFonts w:eastAsia="Times New Roman" w:cs="Times New Roman"/>
          <w:bCs/>
          <w:color w:val="auto"/>
          <w:sz w:val="24"/>
          <w:szCs w:val="24"/>
          <w:lang w:val="en-GB" w:eastAsia="es-ES"/>
        </w:rPr>
        <w:t xml:space="preserve"> = 29). Country of residence was not recorded.</w:t>
      </w:r>
    </w:p>
    <w:p>
      <w:pPr>
        <w:pStyle w:val="Normal"/>
        <w:keepNext w:val="true"/>
        <w:spacing w:lineRule="auto" w:line="360"/>
        <w:jc w:val="both"/>
        <w:rPr>
          <w:rFonts w:eastAsia="Times New Roman" w:cs="Times New Roman"/>
          <w:b/>
          <w:bCs/>
          <w:color w:val="auto"/>
          <w:sz w:val="24"/>
          <w:szCs w:val="24"/>
          <w:lang w:val="en-GB" w:eastAsia="es-ES"/>
        </w:rPr>
      </w:pPr>
      <w:r>
        <w:rPr>
          <w:rFonts w:eastAsia="Times New Roman" w:cs="Times New Roman"/>
          <w:b/>
          <w:bCs/>
          <w:color w:val="auto"/>
          <w:sz w:val="24"/>
          <w:szCs w:val="24"/>
          <w:lang w:val="en-GB" w:eastAsia="es-ES"/>
        </w:rPr>
        <w:br/>
        <w:t>4.6 Data quality and exclusion criteria</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Assignments were automatically excluded from the analysis-ready sample if they were incomplete (did not reach the assigned response target), contained fewer than the required number of valid integer ratings (1–5) on every dimension, or constituted a </w:t>
      </w:r>
      <w:r>
        <w:rPr>
          <w:rFonts w:eastAsia="Times New Roman" w:cs="Times New Roman"/>
          <w:bCs/>
          <w:i/>
          <w:iCs/>
          <w:color w:val="auto"/>
          <w:sz w:val="24"/>
          <w:szCs w:val="24"/>
          <w:lang w:val="en-GB" w:eastAsia="es-ES"/>
        </w:rPr>
        <w:t>uniform extreme run</w:t>
      </w:r>
      <w:r>
        <w:rPr>
          <w:rFonts w:eastAsia="Times New Roman" w:cs="Times New Roman"/>
          <w:bCs/>
          <w:color w:val="auto"/>
          <w:sz w:val="24"/>
          <w:szCs w:val="24"/>
          <w:lang w:val="en-GB" w:eastAsia="es-ES"/>
        </w:rPr>
        <w:t xml:space="preserve"> — a completed assignment in which every rating on every dimension equaled 1 or every rating equaled 5 throughout. </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Two additional review flags were recorded for sensitivity purposes without triggering automatic exclusion: assignments completed in under 7 minutes, and assignments in which the participant’s self-reported country of origin differed from their approximate connection-based country. As reported in Section 5, excluding the 21 participants carrying either review flag changed no pooled dimension mean by more than 0.03 points and left key dimension associations unchanged, indicating that the analysis-ready sample was not materially sensitive to these additional, more conservative criteria.</w:t>
      </w:r>
    </w:p>
    <w:p>
      <w:pPr>
        <w:pStyle w:val="Heading1"/>
        <w:keepNext w:val="true"/>
        <w:rPr>
          <w:rFonts w:ascii="Times New Roman" w:hAnsi="Times New Roman" w:cs="Times New Roman"/>
          <w:color w:val="auto"/>
        </w:rPr>
      </w:pPr>
      <w:r>
        <w:rPr>
          <w:color w:val="auto"/>
          <w:sz w:val="24"/>
          <w:szCs w:val="24"/>
          <w:lang w:val="en-GB"/>
        </w:rPr>
        <w:br/>
      </w:r>
      <w:bookmarkStart w:id="0" w:name="human-results"/>
      <w:r>
        <w:rPr>
          <w:rFonts w:cs="Times New Roman" w:ascii="Times New Roman" w:hAnsi="Times New Roman"/>
          <w:color w:val="auto"/>
        </w:rPr>
        <w:t>5. Human Results</w:t>
      </w:r>
    </w:p>
    <w:p>
      <w:pPr>
        <w:pStyle w:val="Heading2"/>
        <w:keepNext w:val="true"/>
        <w:rPr>
          <w:rFonts w:ascii="Times New Roman" w:hAnsi="Times New Roman" w:cs="Times New Roman"/>
          <w:color w:val="auto"/>
        </w:rPr>
      </w:pPr>
      <w:bookmarkStart w:id="1" w:name="descriptive-ratings-and-reliability"/>
      <w:r>
        <w:rPr>
          <w:rFonts w:cs="Times New Roman" w:ascii="Times New Roman" w:hAnsi="Times New Roman"/>
          <w:color w:val="auto"/>
        </w:rPr>
        <w:t>5.1 Descriptive ratings and reliability</w:t>
      </w:r>
    </w:p>
    <w:p>
      <w:pPr>
        <w:pStyle w:val="BodyText"/>
        <w:spacing w:lineRule="auto" w:line="360"/>
        <w:ind w:firstLine="720"/>
        <w:jc w:val="both"/>
        <w:rPr>
          <w:rFonts w:eastAsia="Cambria" w:cs="Times New Roman" w:eastAsiaTheme="minorHAnsi"/>
          <w:color w:val="auto"/>
          <w:sz w:val="24"/>
          <w:szCs w:val="24"/>
          <w:lang w:val="en-GB"/>
        </w:rPr>
      </w:pPr>
      <w:r>
        <w:rPr>
          <w:rFonts w:eastAsia="Cambria" w:cs="Times New Roman" w:eastAsiaTheme="minorHAnsi"/>
          <w:color w:val="auto"/>
          <w:sz w:val="24"/>
          <w:szCs w:val="24"/>
          <w:lang w:val="en-GB"/>
        </w:rPr>
        <w:t>Each of the 148 stimulus pairings received between 25 and 39 evaluations from distinct participants (</w:t>
      </w:r>
      <w:r>
        <w:rPr>
          <w:rFonts w:eastAsia="Cambria" w:cs="Times New Roman" w:eastAsiaTheme="minorHAnsi"/>
          <w:i/>
          <w:iCs/>
          <w:color w:val="auto"/>
          <w:sz w:val="24"/>
          <w:szCs w:val="24"/>
          <w:lang w:val="en-GB"/>
        </w:rPr>
        <w:t>M</w:t>
      </w:r>
      <w:r>
        <w:rPr>
          <w:rFonts w:eastAsia="Cambria" w:cs="Times New Roman" w:eastAsiaTheme="minorHAnsi"/>
          <w:color w:val="auto"/>
          <w:sz w:val="24"/>
          <w:szCs w:val="24"/>
          <w:lang w:val="en-GB"/>
        </w:rPr>
        <w:t xml:space="preserve"> = 31.08, </w:t>
      </w:r>
      <w:r>
        <w:rPr>
          <w:rFonts w:eastAsia="Cambria" w:cs="Times New Roman" w:eastAsiaTheme="minorHAnsi"/>
          <w:i/>
          <w:iCs/>
          <w:color w:val="auto"/>
          <w:sz w:val="24"/>
          <w:szCs w:val="24"/>
          <w:lang w:val="en-GB"/>
        </w:rPr>
        <w:t>SD</w:t>
      </w:r>
      <w:r>
        <w:rPr>
          <w:rFonts w:eastAsia="Cambria" w:cs="Times New Roman" w:eastAsiaTheme="minorHAnsi"/>
          <w:color w:val="auto"/>
          <w:sz w:val="24"/>
          <w:szCs w:val="24"/>
          <w:lang w:val="en-GB"/>
        </w:rPr>
        <w:t xml:space="preserve"> = 2.40, </w:t>
      </w:r>
      <w:r>
        <w:rPr>
          <w:rFonts w:eastAsia="Cambria" w:cs="Times New Roman" w:eastAsiaTheme="minorHAnsi"/>
          <w:i/>
          <w:iCs/>
          <w:color w:val="auto"/>
          <w:sz w:val="24"/>
          <w:szCs w:val="24"/>
          <w:lang w:val="en-GB"/>
        </w:rPr>
        <w:t>Mdn</w:t>
      </w:r>
      <w:r>
        <w:rPr>
          <w:rFonts w:eastAsia="Cambria" w:cs="Times New Roman" w:eastAsiaTheme="minorHAnsi"/>
          <w:color w:val="auto"/>
          <w:sz w:val="24"/>
          <w:szCs w:val="24"/>
          <w:lang w:val="en-GB"/>
        </w:rPr>
        <w:t xml:space="preserve"> = 31), with responses represented across all four survey languages. The two source collections contributed 3,249 and 1,351 evaluations, respectively, yielding a total of 4,600 analysis-ready ratings per dimension. Aggregate item-level data and rating instructions are provided in Supplementary Material 2; participant-level data remain in the controlled human workbook.</w:t>
      </w:r>
    </w:p>
    <w:p>
      <w:pPr>
        <w:pStyle w:val="BodyText"/>
        <w:spacing w:lineRule="auto" w:line="360"/>
        <w:ind w:firstLine="720"/>
        <w:jc w:val="both"/>
        <w:rPr>
          <w:rFonts w:eastAsia="Cambria" w:cs="Times New Roman" w:eastAsiaTheme="minorHAnsi"/>
          <w:color w:val="auto"/>
          <w:sz w:val="24"/>
          <w:szCs w:val="24"/>
          <w:lang w:val="en-GB"/>
        </w:rPr>
      </w:pPr>
      <w:r>
        <w:rPr>
          <w:rFonts w:eastAsia="Cambria" w:cs="Times New Roman" w:eastAsiaTheme="minorHAnsi"/>
          <w:color w:val="auto"/>
          <w:sz w:val="24"/>
          <w:szCs w:val="24"/>
          <w:lang w:val="en-GB"/>
        </w:rPr>
        <w:t>Pooled means and dispersion statistics for the seven rating dimensions are reported in Table 1. Enactment potential yielded the highest pooled mean (</w:t>
      </w:r>
      <w:r>
        <w:rPr>
          <w:rFonts w:eastAsia="Cambria" w:cs="Times New Roman" w:eastAsiaTheme="minorHAnsi"/>
          <w:i/>
          <w:iCs/>
          <w:color w:val="auto"/>
          <w:sz w:val="24"/>
          <w:szCs w:val="24"/>
          <w:lang w:val="en-GB"/>
        </w:rPr>
        <w:t>M</w:t>
      </w:r>
      <w:r>
        <w:rPr>
          <w:rFonts w:eastAsia="Cambria" w:cs="Times New Roman" w:eastAsiaTheme="minorHAnsi"/>
          <w:color w:val="auto"/>
          <w:sz w:val="24"/>
          <w:szCs w:val="24"/>
          <w:lang w:val="en-GB"/>
        </w:rPr>
        <w:t xml:space="preserve"> = 4.01), with 72.7% of ratings falling at 4 or 5 (39.5% at 5), while facial-expression emotional salience yielded the lowest mean (</w:t>
      </w:r>
      <w:r>
        <w:rPr>
          <w:rFonts w:eastAsia="Cambria" w:cs="Times New Roman" w:eastAsiaTheme="minorHAnsi"/>
          <w:i/>
          <w:iCs/>
          <w:color w:val="auto"/>
          <w:sz w:val="24"/>
          <w:szCs w:val="24"/>
          <w:lang w:val="en-GB"/>
        </w:rPr>
        <w:t>M</w:t>
      </w:r>
      <w:r>
        <w:rPr>
          <w:rFonts w:eastAsia="Cambria" w:cs="Times New Roman" w:eastAsiaTheme="minorHAnsi"/>
          <w:color w:val="auto"/>
          <w:sz w:val="24"/>
          <w:szCs w:val="24"/>
          <w:lang w:val="en-GB"/>
        </w:rPr>
        <w:t xml:space="preserve"> = 2.14), with 66.4% of ratings at 1 or 2. The remaining dimensions fell between these extremes, with means ranging from 2.65 (cultural familiarity) to 3.03 (motional salience).</w:t>
      </w:r>
    </w:p>
    <w:p>
      <w:pPr>
        <w:pStyle w:val="BodyText"/>
        <w:spacing w:lineRule="auto" w:line="360"/>
        <w:jc w:val="both"/>
        <w:rPr>
          <w:rFonts w:cs="Times New Roman"/>
          <w:color w:val="auto"/>
          <w:sz w:val="24"/>
          <w:szCs w:val="24"/>
        </w:rPr>
      </w:pPr>
      <w:r>
        <w:rPr>
          <w:rFonts w:cs="Times New Roman"/>
          <w:color w:val="auto"/>
          <w:sz w:val="24"/>
          <w:szCs w:val="24"/>
        </w:rPr>
      </w:r>
    </w:p>
    <w:p>
      <w:pPr>
        <w:pStyle w:val="BodyText"/>
        <w:keepNext w:val="true"/>
        <w:rPr>
          <w:rFonts w:cs="Times New Roman"/>
          <w:color w:val="auto"/>
        </w:rPr>
      </w:pPr>
      <w:r>
        <w:rPr>
          <w:rFonts w:cs="Times New Roman"/>
          <w:b/>
          <w:bCs/>
          <w:color w:val="auto"/>
        </w:rPr>
        <w:t>Table 1 Pooled ratings and interrater agreement</w:t>
      </w:r>
    </w:p>
    <w:tbl>
      <w:tblPr>
        <w:tblStyle w:val="Table"/>
        <w:tblW w:w="8850" w:type="dxa"/>
        <w:jc w:val="start"/>
        <w:tblInd w:w="100" w:type="dxa"/>
        <w:tblLayout w:type="fixed"/>
        <w:tblCellMar>
          <w:top w:w="75" w:type="dxa"/>
          <w:start w:w="100" w:type="dxa"/>
          <w:bottom w:w="75" w:type="dxa"/>
          <w:end w:w="100" w:type="dxa"/>
        </w:tblCellMar>
        <w:tblLook w:val="0020" w:firstRow="1" w:noVBand="0" w:lastRow="0" w:firstColumn="0" w:lastColumn="0" w:noHBand="0"/>
      </w:tblPr>
      <w:tblGrid>
        <w:gridCol w:w="4400"/>
        <w:gridCol w:w="849"/>
        <w:gridCol w:w="851"/>
        <w:gridCol w:w="1700"/>
        <w:gridCol w:w="1050"/>
      </w:tblGrid>
      <w:tr>
        <w:trPr>
          <w:tblHeader w:val="true"/>
          <w:cantSplit/>
          <w:cnfStyle w:val="100000000000" w:firstRow="1" w:lastRow="0" w:firstColumn="0" w:lastColumn="0" w:oddVBand="0" w:evenVBand="0" w:oddHBand="0" w:evenHBand="0" w:firstRowFirstColumn="0" w:firstRowLastColumn="0" w:lastRowFirstColumn="0" w:lastRowLastColumn="0"/>
        </w:trPr>
        <w:tc>
          <w:tcPr>
            <w:tcW w:w="4400" w:type="dxa"/>
            <w:tcBorders>
              <w:bottom w:val="single" w:sz="6" w:space="0" w:color="000000"/>
            </w:tcBorders>
            <w:vAlign w:val="bottom"/>
          </w:tcPr>
          <w:p>
            <w:pPr>
              <w:pStyle w:val="Compact"/>
              <w:keepNext w:val="false"/>
              <w:widowControl/>
              <w:suppressAutoHyphens w:val="true"/>
              <w:spacing w:lineRule="auto" w:line="240" w:before="40" w:after="40"/>
              <w:jc w:val="start"/>
              <w:rPr>
                <w:rFonts w:ascii="Times New Roman" w:hAnsi="Times New Roman" w:cs="Times New Roman"/>
              </w:rPr>
              <w:pPrChange w:id="0" w:author="Codex" w:date="2026-10-20T13:30:13Z">
                <w:pPr>
                  <w:pStyle w:val="Compact"/>
                  <w:keepNext w:val="true"/>
                  <w:widowControl/>
                  <w:suppressAutoHyphens w:val="true"/>
                  <w:spacing w:before="36" w:after="36"/>
                  <w:jc w:val="start"/>
                </w:pPr>
              </w:pPrChange>
            </w:pPr>
            <w:commentRangeStart w:id="3"/>
            <w:r>
              <w:rPr>
                <w:rFonts w:cs="Times New Roman" w:ascii="Times New Roman" w:hAnsi="Times New Roman"/>
                <w:rFonts w:ascii="Times New Roman" w:hAnsi="Times New Roman" w:cs="Times New Roman"/>
                <w:b/>
                <w:bCs/>
                <w:kern w:val="0"/>
                <w:sz w:val="18"/>
                <w:lang w:val="es-ES" w:eastAsia="es-ES" w:bidi="ar-SA"/>
                <w:lang w:val="es-ES" w:eastAsia="es-ES" w:bidi="ar-SA"/>
                <w:rPrChange w:id="0" w:author="Codex" w:date="2026-10-20T13:30:13Z">
                  <w:rPr>
                    <w:b/>
                    <w:kern w:val="0"/>
                    <w:bCs/>
                  </w:rPr>
                </w:rPrChange>
              </w:rPr>
              <w:t>Dimension</w:t>
            </w:r>
            <w:commentRangeEnd w:id="3"/>
            <w:r>
              <w:commentReference w:id="3"/>
            </w:r>
            <w:r>
              <w:rPr>
                <w:rFonts w:cs="Times New Roman" w:ascii="Times New Roman" w:hAnsi="Times New Roman"/>
                <w:b/>
                <w:bCs/>
                <w:kern w:val="0"/>
                <w:sz w:val="18"/>
                <w:lang w:val="es-ES" w:eastAsia="es-ES" w:bidi="ar-SA"/>
              </w:rPr>
            </w:r>
          </w:p>
        </w:tc>
        <w:tc>
          <w:tcPr>
            <w:tcW w:w="849" w:type="dxa"/>
            <w:tcBorders>
              <w:bottom w:val="single" w:sz="6" w:space="0" w:color="000000"/>
            </w:tcBorders>
            <w:vAlign w:val="bottom"/>
          </w:tcPr>
          <w:p>
            <w:pPr>
              <w:pStyle w:val="Compact"/>
              <w:keepNext w:val="true"/>
              <w:widowControl/>
              <w:suppressAutoHyphens w:val="true"/>
              <w:spacing w:lineRule="auto" w:line="240" w:before="40" w:after="40"/>
              <w:jc w:val="center"/>
              <w:rPr>
                <w:rFonts w:ascii="Times New Roman" w:hAnsi="Times New Roman" w:cs="Times New Roman"/>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b/>
                <w:bCs/>
                <w:kern w:val="0"/>
                <w:sz w:val="18"/>
                <w:lang w:val="es-ES" w:eastAsia="es-ES" w:bidi="ar-SA"/>
                <w:lang w:val="es-ES" w:eastAsia="es-ES" w:bidi="ar-SA"/>
                <w:rPrChange w:id="0" w:author="Codex" w:date="2026-10-20T13:30:13Z">
                  <w:rPr>
                    <w:b/>
                    <w:kern w:val="0"/>
                    <w:bCs/>
                  </w:rPr>
                </w:rPrChange>
              </w:rPr>
              <w:t>M</w:t>
            </w:r>
          </w:p>
        </w:tc>
        <w:tc>
          <w:tcPr>
            <w:tcW w:w="851" w:type="dxa"/>
            <w:tcBorders>
              <w:bottom w:val="single" w:sz="6" w:space="0" w:color="000000"/>
            </w:tcBorders>
            <w:vAlign w:val="bottom"/>
          </w:tcPr>
          <w:p>
            <w:pPr>
              <w:pStyle w:val="Compact"/>
              <w:keepNext w:val="true"/>
              <w:widowControl/>
              <w:suppressAutoHyphens w:val="true"/>
              <w:spacing w:lineRule="auto" w:line="240" w:before="40" w:after="40"/>
              <w:jc w:val="center"/>
              <w:rPr>
                <w:rFonts w:ascii="Times New Roman" w:hAnsi="Times New Roman" w:cs="Times New Roman"/>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b/>
                <w:bCs/>
                <w:kern w:val="0"/>
                <w:sz w:val="18"/>
                <w:lang w:val="es-ES" w:eastAsia="es-ES" w:bidi="ar-SA"/>
                <w:lang w:val="es-ES" w:eastAsia="es-ES" w:bidi="ar-SA"/>
                <w:rPrChange w:id="0" w:author="Codex" w:date="2026-10-20T13:30:13Z">
                  <w:rPr>
                    <w:b/>
                    <w:kern w:val="0"/>
                    <w:bCs/>
                  </w:rPr>
                </w:rPrChange>
              </w:rPr>
              <w:t>SD</w:t>
            </w:r>
          </w:p>
        </w:tc>
        <w:tc>
          <w:tcPr>
            <w:tcW w:w="1700" w:type="dxa"/>
            <w:tcBorders>
              <w:bottom w:val="single" w:sz="6" w:space="0" w:color="000000"/>
            </w:tcBorders>
            <w:vAlign w:val="bottom"/>
          </w:tcPr>
          <w:p>
            <w:pPr>
              <w:pStyle w:val="Compact"/>
              <w:keepNext w:val="true"/>
              <w:widowControl/>
              <w:suppressAutoHyphens w:val="true"/>
              <w:spacing w:lineRule="auto" w:line="240" w:before="40" w:after="40"/>
              <w:jc w:val="center"/>
              <w:rPr>
                <w:rFonts w:ascii="Times New Roman" w:hAnsi="Times New Roman" w:cs="Times New Roman"/>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b/>
                <w:bCs/>
                <w:kern w:val="0"/>
                <w:sz w:val="18"/>
                <w:lang w:val="es-ES" w:eastAsia="es-ES" w:bidi="ar-SA"/>
                <w:lang w:val="es-ES" w:eastAsia="es-ES" w:bidi="ar-SA"/>
                <w:rPrChange w:id="0" w:author="Codex" w:date="2026-10-20T13:30:13Z">
                  <w:rPr>
                    <w:b/>
                    <w:kern w:val="0"/>
                    <w:bCs/>
                  </w:rPr>
                </w:rPrChange>
              </w:rPr>
              <w:t>Median [Q1, Q3]</w:t>
            </w:r>
          </w:p>
        </w:tc>
        <w:tc>
          <w:tcPr>
            <w:tcW w:w="1050" w:type="dxa"/>
            <w:tcBorders>
              <w:bottom w:val="single" w:sz="6" w:space="0" w:color="000000"/>
            </w:tcBorders>
            <w:vAlign w:val="bottom"/>
          </w:tcPr>
          <w:p>
            <w:pPr>
              <w:pStyle w:val="Compact"/>
              <w:keepNext w:val="true"/>
              <w:widowControl/>
              <w:suppressAutoHyphens w:val="true"/>
              <w:spacing w:lineRule="auto" w:line="240" w:before="40" w:after="40"/>
              <w:jc w:val="center"/>
              <w:rPr>
                <w:rFonts w:ascii="Times New Roman" w:hAnsi="Times New Roman" w:cs="Times New Roman"/>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b/>
                <w:bCs/>
                <w:kern w:val="0"/>
                <w:sz w:val="18"/>
                <w:lang w:val="es-ES" w:eastAsia="es-ES" w:bidi="ar-SA"/>
                <w:lang w:val="es-ES" w:eastAsia="es-ES" w:bidi="ar-SA"/>
                <w:rPrChange w:id="0" w:author="Codex" w:date="2026-10-20T13:30:13Z">
                  <w:rPr>
                    <w:b/>
                    <w:kern w:val="0"/>
                    <w:bCs/>
                  </w:rPr>
                </w:rPrChange>
              </w:rPr>
              <w:t>Ordinal α</w:t>
            </w:r>
          </w:p>
        </w:tc>
      </w:tr>
      <w:tr>
        <w:trPr>
          <w:cantSplit/>
        </w:trPr>
        <w:tc>
          <w:tcPr>
            <w:tcW w:w="4400" w:type="dxa"/>
            <w:tcBorders/>
          </w:tcPr>
          <w:p>
            <w:pPr>
              <w:pStyle w:val="Compact"/>
              <w:keepNext w:val="false"/>
              <w:widowControl/>
              <w:suppressAutoHyphens w:val="true"/>
              <w:spacing w:lineRule="auto" w:line="240" w:before="40" w:after="40"/>
              <w:jc w:val="start"/>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start"/>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Iconicity</w:t>
            </w:r>
          </w:p>
        </w:tc>
        <w:tc>
          <w:tcPr>
            <w:tcW w:w="849"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2.92</w:t>
            </w:r>
          </w:p>
        </w:tc>
        <w:tc>
          <w:tcPr>
            <w:tcW w:w="851"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1.37</w:t>
            </w:r>
          </w:p>
        </w:tc>
        <w:tc>
          <w:tcPr>
            <w:tcW w:w="1700"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3 [2, 4]</w:t>
            </w:r>
          </w:p>
        </w:tc>
        <w:tc>
          <w:tcPr>
            <w:tcW w:w="1050"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.454</w:t>
            </w:r>
          </w:p>
        </w:tc>
      </w:tr>
      <w:tr>
        <w:trPr>
          <w:cantSplit/>
        </w:trPr>
        <w:tc>
          <w:tcPr>
            <w:tcW w:w="4400" w:type="dxa"/>
            <w:tcBorders/>
          </w:tcPr>
          <w:p>
            <w:pPr>
              <w:pStyle w:val="Compact"/>
              <w:keepNext w:val="false"/>
              <w:widowControl/>
              <w:suppressAutoHyphens w:val="true"/>
              <w:spacing w:lineRule="auto" w:line="240" w:before="40" w:after="40"/>
              <w:jc w:val="start"/>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start"/>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Sensorimotor imagery</w:t>
            </w:r>
          </w:p>
        </w:tc>
        <w:tc>
          <w:tcPr>
            <w:tcW w:w="849"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3.00</w:t>
            </w:r>
          </w:p>
        </w:tc>
        <w:tc>
          <w:tcPr>
            <w:tcW w:w="851"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1.36</w:t>
            </w:r>
          </w:p>
        </w:tc>
        <w:tc>
          <w:tcPr>
            <w:tcW w:w="1700"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3 [2, 4]</w:t>
            </w:r>
          </w:p>
        </w:tc>
        <w:tc>
          <w:tcPr>
            <w:tcW w:w="1050"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.368</w:t>
            </w:r>
          </w:p>
        </w:tc>
      </w:tr>
      <w:tr>
        <w:trPr>
          <w:cantSplit/>
        </w:trPr>
        <w:tc>
          <w:tcPr>
            <w:tcW w:w="4400" w:type="dxa"/>
            <w:tcBorders/>
          </w:tcPr>
          <w:p>
            <w:pPr>
              <w:pStyle w:val="Compact"/>
              <w:keepNext w:val="false"/>
              <w:widowControl/>
              <w:suppressAutoHyphens w:val="true"/>
              <w:spacing w:lineRule="auto" w:line="240" w:before="40" w:after="40"/>
              <w:jc w:val="start"/>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start"/>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Motional salience</w:t>
            </w:r>
          </w:p>
        </w:tc>
        <w:tc>
          <w:tcPr>
            <w:tcW w:w="849"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3.03</w:t>
            </w:r>
          </w:p>
        </w:tc>
        <w:tc>
          <w:tcPr>
            <w:tcW w:w="851"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0.97</w:t>
            </w:r>
          </w:p>
        </w:tc>
        <w:tc>
          <w:tcPr>
            <w:tcW w:w="1700"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3 [2, 4]</w:t>
            </w:r>
          </w:p>
        </w:tc>
        <w:tc>
          <w:tcPr>
            <w:tcW w:w="1050"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.179</w:t>
            </w:r>
          </w:p>
        </w:tc>
      </w:tr>
      <w:tr>
        <w:trPr>
          <w:cantSplit/>
        </w:trPr>
        <w:tc>
          <w:tcPr>
            <w:tcW w:w="4400" w:type="dxa"/>
            <w:tcBorders/>
          </w:tcPr>
          <w:p>
            <w:pPr>
              <w:pStyle w:val="Compact"/>
              <w:keepNext w:val="false"/>
              <w:widowControl/>
              <w:suppressAutoHyphens w:val="true"/>
              <w:spacing w:lineRule="auto" w:line="240" w:before="40" w:after="40"/>
              <w:jc w:val="start"/>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start"/>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Facial-expression emotional salience</w:t>
            </w:r>
          </w:p>
        </w:tc>
        <w:tc>
          <w:tcPr>
            <w:tcW w:w="849"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2.14</w:t>
            </w:r>
          </w:p>
        </w:tc>
        <w:tc>
          <w:tcPr>
            <w:tcW w:w="851"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1.07</w:t>
            </w:r>
          </w:p>
        </w:tc>
        <w:tc>
          <w:tcPr>
            <w:tcW w:w="1700"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2 [1, 3]</w:t>
            </w:r>
          </w:p>
        </w:tc>
        <w:tc>
          <w:tcPr>
            <w:tcW w:w="1050"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.185</w:t>
            </w:r>
          </w:p>
        </w:tc>
      </w:tr>
      <w:tr>
        <w:trPr>
          <w:cantSplit/>
        </w:trPr>
        <w:tc>
          <w:tcPr>
            <w:tcW w:w="4400" w:type="dxa"/>
            <w:tcBorders/>
          </w:tcPr>
          <w:p>
            <w:pPr>
              <w:pStyle w:val="Compact"/>
              <w:keepNext w:val="false"/>
              <w:widowControl/>
              <w:suppressAutoHyphens w:val="true"/>
              <w:spacing w:lineRule="auto" w:line="240" w:before="40" w:after="40"/>
              <w:jc w:val="start"/>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start"/>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Complexity fit</w:t>
            </w:r>
          </w:p>
        </w:tc>
        <w:tc>
          <w:tcPr>
            <w:tcW w:w="849"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2.84</w:t>
            </w:r>
          </w:p>
        </w:tc>
        <w:tc>
          <w:tcPr>
            <w:tcW w:w="851"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1.22</w:t>
            </w:r>
          </w:p>
        </w:tc>
        <w:tc>
          <w:tcPr>
            <w:tcW w:w="1700"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3 [2, 4]</w:t>
            </w:r>
          </w:p>
        </w:tc>
        <w:tc>
          <w:tcPr>
            <w:tcW w:w="1050"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.369</w:t>
            </w:r>
          </w:p>
        </w:tc>
      </w:tr>
      <w:tr>
        <w:trPr>
          <w:cantSplit/>
        </w:trPr>
        <w:tc>
          <w:tcPr>
            <w:tcW w:w="4400" w:type="dxa"/>
            <w:tcBorders/>
          </w:tcPr>
          <w:p>
            <w:pPr>
              <w:pStyle w:val="Compact"/>
              <w:keepNext w:val="false"/>
              <w:widowControl/>
              <w:suppressAutoHyphens w:val="true"/>
              <w:spacing w:lineRule="auto" w:line="240" w:before="40" w:after="40"/>
              <w:jc w:val="start"/>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start"/>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Cultural familiarity</w:t>
            </w:r>
          </w:p>
        </w:tc>
        <w:tc>
          <w:tcPr>
            <w:tcW w:w="849"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2.65</w:t>
            </w:r>
          </w:p>
        </w:tc>
        <w:tc>
          <w:tcPr>
            <w:tcW w:w="851"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1.41</w:t>
            </w:r>
          </w:p>
        </w:tc>
        <w:tc>
          <w:tcPr>
            <w:tcW w:w="1700"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3 [1, 4]</w:t>
            </w:r>
          </w:p>
        </w:tc>
        <w:tc>
          <w:tcPr>
            <w:tcW w:w="1050" w:type="dxa"/>
            <w:tcBorders/>
          </w:tcPr>
          <w:p>
            <w:pPr>
              <w:pStyle w:val="Compact"/>
              <w:keepNext w:val="tru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tru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.384</w:t>
            </w:r>
          </w:p>
        </w:tc>
      </w:tr>
      <w:tr>
        <w:trPr>
          <w:cantSplit/>
        </w:trPr>
        <w:tc>
          <w:tcPr>
            <w:tcW w:w="4400" w:type="dxa"/>
            <w:tcBorders/>
          </w:tcPr>
          <w:p>
            <w:pPr>
              <w:pStyle w:val="Compact"/>
              <w:keepNext w:val="false"/>
              <w:widowControl/>
              <w:suppressAutoHyphens w:val="true"/>
              <w:spacing w:lineRule="auto" w:line="240" w:before="40" w:after="40"/>
              <w:jc w:val="start"/>
              <w:rPr>
                <w:rFonts w:ascii="Times New Roman" w:hAnsi="Times New Roman" w:cs="Times New Roman"/>
                <w:sz w:val="22"/>
                <w:szCs w:val="22"/>
              </w:rPr>
              <w:pPrChange w:id="0" w:author="Codex" w:date="2026-10-20T13:30:13Z">
                <w:pPr>
                  <w:pStyle w:val="Compact"/>
                  <w:keepNext w:val="false"/>
                  <w:widowControl/>
                  <w:suppressAutoHyphens w:val="true"/>
                  <w:spacing w:before="36" w:after="36"/>
                  <w:jc w:val="start"/>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Enactment potential</w:t>
            </w:r>
          </w:p>
        </w:tc>
        <w:tc>
          <w:tcPr>
            <w:tcW w:w="849" w:type="dxa"/>
            <w:tcBorders/>
          </w:tcPr>
          <w:p>
            <w:pPr>
              <w:pStyle w:val="Compact"/>
              <w:keepNext w:val="fals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fals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4.01</w:t>
            </w:r>
          </w:p>
        </w:tc>
        <w:tc>
          <w:tcPr>
            <w:tcW w:w="851" w:type="dxa"/>
            <w:tcBorders/>
          </w:tcPr>
          <w:p>
            <w:pPr>
              <w:pStyle w:val="Compact"/>
              <w:keepNext w:val="fals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fals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1.02</w:t>
            </w:r>
          </w:p>
        </w:tc>
        <w:tc>
          <w:tcPr>
            <w:tcW w:w="1700" w:type="dxa"/>
            <w:tcBorders/>
          </w:tcPr>
          <w:p>
            <w:pPr>
              <w:pStyle w:val="Compact"/>
              <w:keepNext w:val="fals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fals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4 [3, 5]</w:t>
            </w:r>
          </w:p>
        </w:tc>
        <w:tc>
          <w:tcPr>
            <w:tcW w:w="1050" w:type="dxa"/>
            <w:tcBorders/>
          </w:tcPr>
          <w:p>
            <w:pPr>
              <w:pStyle w:val="Compact"/>
              <w:keepNext w:val="false"/>
              <w:widowControl/>
              <w:suppressAutoHyphens w:val="true"/>
              <w:spacing w:lineRule="auto" w:line="240" w:before="40" w:after="40"/>
              <w:jc w:val="center"/>
              <w:rPr>
                <w:rFonts w:ascii="Times New Roman" w:hAnsi="Times New Roman" w:cs="Times New Roman"/>
                <w:sz w:val="22"/>
                <w:szCs w:val="22"/>
              </w:rPr>
              <w:pPrChange w:id="0" w:author="Codex" w:date="2026-10-20T13:30:13Z">
                <w:pPr>
                  <w:pStyle w:val="Compact"/>
                  <w:keepNext w:val="false"/>
                  <w:widowControl/>
                  <w:suppressAutoHyphens w:val="true"/>
                  <w:spacing w:before="36" w:after="36"/>
                  <w:jc w:val="center"/>
                </w:pPr>
              </w:pPrChange>
            </w:pPr>
            <w:r>
              <w:rPr>
                <w:rFonts w:cs="Times New Roman" w:ascii="Times New Roman" w:hAnsi="Times New Roman"/>
                <w:rFonts w:ascii="Times New Roman" w:hAnsi="Times New Roman" w:cs="Times New Roman"/>
                <w:kern w:val="0"/>
                <w:sz w:val="18"/>
                <w:sz w:val="22"/>
                <w:szCs w:val="22"/>
                <w:lang w:val="es-ES" w:eastAsia="es-ES" w:bidi="ar-SA"/>
                <w:lang w:val="es-ES" w:eastAsia="es-ES" w:bidi="ar-SA"/>
                <w:rPrChange w:id="0" w:author="Codex" w:date="2026-10-20T13:30:13Z">
                  <w:rPr>
                    <w:kern w:val="0"/>
                    <w:szCs w:val="22"/>
                  </w:rPr>
                </w:rPrChange>
              </w:rPr>
              <w:t>.087</w:t>
            </w:r>
          </w:p>
        </w:tc>
      </w:tr>
    </w:tbl>
    <w:p>
      <w:pPr>
        <w:pStyle w:val="BodyText"/>
        <w:rPr>
          <w:rFonts w:cs="Times New Roman"/>
          <w:color w:val="auto"/>
        </w:rPr>
      </w:pPr>
      <w:r>
        <w:rPr>
          <w:rFonts w:cs="Times New Roman"/>
          <w:color w:val="auto"/>
          <w:sz w:val="20"/>
          <w:szCs w:val="20"/>
        </w:rPr>
        <w:t>Note. N = 4,600 evaluations per dimension. SD describes dispersion of individual ratings. Ordinal α is Krippendorff’s alpha</w:t>
      </w:r>
      <w:r>
        <w:rPr>
          <w:rFonts w:cs="Times New Roman"/>
          <w:color w:val="auto"/>
        </w:rPr>
        <w:t>.</w:t>
      </w:r>
    </w:p>
    <w:p>
      <w:pPr>
        <w:pStyle w:val="BodyText"/>
        <w:spacing w:lineRule="auto" w:line="360"/>
        <w:ind w:firstLine="720"/>
        <w:jc w:val="both"/>
        <w:rPr>
          <w:rFonts w:cs="Times New Roman"/>
          <w:color w:val="auto"/>
          <w:sz w:val="24"/>
          <w:szCs w:val="24"/>
          <w:lang w:val="en-GB"/>
        </w:rPr>
      </w:pPr>
      <w:r>
        <w:rPr>
          <w:rFonts w:cs="Times New Roman"/>
          <w:color w:val="auto"/>
          <w:sz w:val="24"/>
          <w:szCs w:val="24"/>
          <w:lang w:val="en-GB"/>
        </w:rPr>
        <w:t xml:space="preserve">These pooled means, however, concealed considerable disagreement among individual raters. Ordinal Krippendorff’s </w:t>
      </w:r>
      <w:r>
        <w:rPr>
          <w:rFonts w:cs="Times New Roman"/>
          <w:color w:val="auto"/>
          <w:sz w:val="24"/>
          <w:szCs w:val="24"/>
          <w:lang w:val="de-AT"/>
        </w:rPr>
        <w:t>α</w:t>
      </w:r>
      <w:r>
        <w:rPr>
          <w:rFonts w:cs="Times New Roman"/>
          <w:color w:val="auto"/>
          <w:sz w:val="24"/>
          <w:szCs w:val="24"/>
          <w:lang w:val="en-GB"/>
        </w:rPr>
        <w:t xml:space="preserve"> was highest for iconicity (</w:t>
      </w:r>
      <w:r>
        <w:rPr>
          <w:rFonts w:cs="Times New Roman"/>
          <w:color w:val="auto"/>
          <w:sz w:val="24"/>
          <w:szCs w:val="24"/>
          <w:lang w:val="de-AT"/>
        </w:rPr>
        <w:t>α</w:t>
      </w:r>
      <w:r>
        <w:rPr>
          <w:rFonts w:cs="Times New Roman"/>
          <w:color w:val="auto"/>
          <w:sz w:val="24"/>
          <w:szCs w:val="24"/>
          <w:lang w:val="en-GB"/>
        </w:rPr>
        <w:t xml:space="preserve"> = .454), followed by cultural familiarity (</w:t>
      </w:r>
      <w:r>
        <w:rPr>
          <w:rFonts w:cs="Times New Roman"/>
          <w:color w:val="auto"/>
          <w:sz w:val="24"/>
          <w:szCs w:val="24"/>
          <w:lang w:val="de-AT"/>
        </w:rPr>
        <w:t>α</w:t>
      </w:r>
      <w:r>
        <w:rPr>
          <w:rFonts w:cs="Times New Roman"/>
          <w:color w:val="auto"/>
          <w:sz w:val="24"/>
          <w:szCs w:val="24"/>
          <w:lang w:val="en-GB"/>
        </w:rPr>
        <w:t xml:space="preserve"> = .384), gesture complexity fit (</w:t>
      </w:r>
      <w:r>
        <w:rPr>
          <w:rFonts w:cs="Times New Roman"/>
          <w:color w:val="auto"/>
          <w:sz w:val="24"/>
          <w:szCs w:val="24"/>
          <w:lang w:val="de-AT"/>
        </w:rPr>
        <w:t>α</w:t>
      </w:r>
      <w:r>
        <w:rPr>
          <w:rFonts w:cs="Times New Roman"/>
          <w:color w:val="auto"/>
          <w:sz w:val="24"/>
          <w:szCs w:val="24"/>
          <w:lang w:val="en-GB"/>
        </w:rPr>
        <w:t xml:space="preserve"> = .369), and sensorimotor imagery (</w:t>
      </w:r>
      <w:r>
        <w:rPr>
          <w:rFonts w:cs="Times New Roman"/>
          <w:color w:val="auto"/>
          <w:sz w:val="24"/>
          <w:szCs w:val="24"/>
          <w:lang w:val="de-AT"/>
        </w:rPr>
        <w:t>α</w:t>
      </w:r>
      <w:r>
        <w:rPr>
          <w:rFonts w:cs="Times New Roman"/>
          <w:color w:val="auto"/>
          <w:sz w:val="24"/>
          <w:szCs w:val="24"/>
          <w:lang w:val="en-GB"/>
        </w:rPr>
        <w:t xml:space="preserve"> = .368), and comparatively low for facial-expression salience (</w:t>
      </w:r>
      <w:r>
        <w:rPr>
          <w:rFonts w:cs="Times New Roman"/>
          <w:color w:val="auto"/>
          <w:sz w:val="24"/>
          <w:szCs w:val="24"/>
          <w:lang w:val="de-AT"/>
        </w:rPr>
        <w:t>α</w:t>
      </w:r>
      <w:r>
        <w:rPr>
          <w:rFonts w:cs="Times New Roman"/>
          <w:color w:val="auto"/>
          <w:sz w:val="24"/>
          <w:szCs w:val="24"/>
          <w:lang w:val="en-GB"/>
        </w:rPr>
        <w:t xml:space="preserve"> = .185), motional salience (</w:t>
      </w:r>
      <w:r>
        <w:rPr>
          <w:rFonts w:cs="Times New Roman"/>
          <w:color w:val="auto"/>
          <w:sz w:val="24"/>
          <w:szCs w:val="24"/>
          <w:lang w:val="de-AT"/>
        </w:rPr>
        <w:t>α</w:t>
      </w:r>
      <w:r>
        <w:rPr>
          <w:rFonts w:cs="Times New Roman"/>
          <w:color w:val="auto"/>
          <w:sz w:val="24"/>
          <w:szCs w:val="24"/>
          <w:lang w:val="en-GB"/>
        </w:rPr>
        <w:t xml:space="preserve"> = .179), and enactment potential (</w:t>
      </w:r>
      <w:r>
        <w:rPr>
          <w:rFonts w:cs="Times New Roman"/>
          <w:color w:val="auto"/>
          <w:sz w:val="24"/>
          <w:szCs w:val="24"/>
          <w:lang w:val="de-AT"/>
        </w:rPr>
        <w:t>α</w:t>
      </w:r>
      <w:r>
        <w:rPr>
          <w:rFonts w:cs="Times New Roman"/>
          <w:color w:val="auto"/>
          <w:sz w:val="24"/>
          <w:szCs w:val="24"/>
          <w:lang w:val="en-GB"/>
        </w:rPr>
        <w:t xml:space="preserve"> = .087). Mean within-video pairwise absolute differences ranged from 0.94 to 1.15 scale points across dimensions, indicating that favorable pooled means did not correspond to close agreement among individual raters. Enactment potential illustrates this pattern particularly clearly: despite a high pooled mean and minimal between-video variation (</w:t>
      </w:r>
      <w:r>
        <w:rPr>
          <w:rFonts w:cs="Times New Roman"/>
          <w:i/>
          <w:iCs/>
          <w:color w:val="auto"/>
          <w:sz w:val="24"/>
          <w:szCs w:val="24"/>
          <w:lang w:val="en-GB"/>
        </w:rPr>
        <w:t>SD</w:t>
      </w:r>
      <w:r>
        <w:rPr>
          <w:rFonts w:cs="Times New Roman"/>
          <w:color w:val="auto"/>
          <w:sz w:val="24"/>
          <w:szCs w:val="24"/>
          <w:lang w:val="en-GB"/>
        </w:rPr>
        <w:t xml:space="preserve"> = 0.35), within-video dispersion remained substantial (mean within-video </w:t>
      </w:r>
      <w:r>
        <w:rPr>
          <w:rFonts w:cs="Times New Roman"/>
          <w:i/>
          <w:iCs/>
          <w:color w:val="auto"/>
          <w:sz w:val="24"/>
          <w:szCs w:val="24"/>
          <w:lang w:val="en-GB"/>
        </w:rPr>
        <w:t>SD</w:t>
      </w:r>
      <w:r>
        <w:rPr>
          <w:rFonts w:cs="Times New Roman"/>
          <w:color w:val="auto"/>
          <w:sz w:val="24"/>
          <w:szCs w:val="24"/>
          <w:lang w:val="en-GB"/>
        </w:rPr>
        <w:t xml:space="preserve"> = 0.96). This combination of restricted between-video variance and a strongly skewed rating distribution is consistent with the low chance-corrected agreement observed for this dimension, and these results should not be taken to establish the reliability of the corresponding pooled means.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For comparison with the standard-pairing model benchmark, ordinal α values after excluding the 14 mismatched controls were .363, .327, .166, .174, .286, .360, and .090, respectively, in the dimension order shown in Table 1. These individual-rating agreement coefficients do not estimate the reliability of aggregated item means. The reliability of the item means themselves—one minus the ratio of the mean squared standard error to the variance of item means across the 134 standard pairings—was .95 (iconicity), .94 (sensorimotor imagery), .86 (motional salience), .88 (facial expression), .93 (complexity fit), .95 (cultural familiarity), and .75 (enactment potential); random split-half estimates with Spearman–Brown correction gave the same values. With about 31 raters per item, the aggregated means that serve as the benchmark reference are therefore considerably more reliable than single ratings, implying ceilings of .87 to .97 on model–human correlations.</w:t>
      </w:r>
    </w:p>
    <w:p>
      <w:pPr>
        <w:pStyle w:val="BodyText"/>
        <w:spacing w:lineRule="auto" w:line="360"/>
        <w:ind w:firstLine="720"/>
        <w:jc w:val="both"/>
        <w:rPr>
          <w:rFonts w:cs="Times New Roman"/>
          <w:color w:val="auto"/>
          <w:sz w:val="24"/>
          <w:szCs w:val="24"/>
          <w:lang w:val="en-GB"/>
        </w:rPr>
      </w:pPr>
      <w:r>
        <w:rPr>
          <w:rFonts w:cs="Times New Roman"/>
          <w:color w:val="auto"/>
          <w:sz w:val="24"/>
          <w:szCs w:val="24"/>
          <w:lang w:val="en-GB"/>
        </w:rPr>
        <w:t>To assess whether these findings were sensitive to data-quality decisions, we excluded all 21 participants flagged during quality review, leaving 209 participants and 4,180 evaluations. Every pooled dimension mean shifted by less than 0.03 points under this exclusion, and the correlation between video-level iconicity and complexity-fit means remained unchanged (</w:t>
      </w:r>
      <w:r>
        <w:rPr>
          <w:rFonts w:cs="Times New Roman"/>
          <w:color w:val="auto"/>
          <w:sz w:val="24"/>
          <w:szCs w:val="24"/>
          <w:lang w:val="de-AT"/>
        </w:rPr>
        <w:t>ρ</w:t>
      </w:r>
      <w:r>
        <w:rPr>
          <w:rFonts w:cs="Times New Roman"/>
          <w:color w:val="auto"/>
          <w:sz w:val="24"/>
          <w:szCs w:val="24"/>
          <w:lang w:val="en-GB"/>
        </w:rPr>
        <w:t xml:space="preserve"> = .983), indicating that the reported means and their associations were robust to this additional, more conservative exclusion criterion.</w:t>
      </w:r>
    </w:p>
    <w:p>
      <w:pPr>
        <w:pStyle w:val="BodyText"/>
        <w:spacing w:lineRule="auto" w:line="360"/>
        <w:ind w:firstLine="720"/>
        <w:jc w:val="both"/>
        <w:rPr>
          <w:rFonts w:cs="Times New Roman"/>
          <w:color w:val="auto"/>
          <w:sz w:val="24"/>
          <w:szCs w:val="24"/>
          <w:lang w:val="en-GB"/>
        </w:rPr>
      </w:pPr>
      <w:r>
        <w:rPr>
          <w:rFonts w:cs="Times New Roman"/>
          <w:color w:val="auto"/>
          <w:sz w:val="24"/>
          <w:szCs w:val="24"/>
          <w:lang w:val="en-GB"/>
        </w:rPr>
        <w:t xml:space="preserve">For every dimension, the mean of video-level means closely approximated the corresponding pooled mean; the degree of dispersion across videos, however, differed substantially by dimension (Table 2). Iconicity showed the widest range (1.10–4.76) and the largest between-video </w:t>
      </w:r>
      <w:r>
        <w:rPr>
          <w:rFonts w:cs="Times New Roman"/>
          <w:i/>
          <w:iCs/>
          <w:color w:val="auto"/>
          <w:sz w:val="24"/>
          <w:szCs w:val="24"/>
          <w:lang w:val="en-GB"/>
        </w:rPr>
        <w:t>SD</w:t>
      </w:r>
      <w:r>
        <w:rPr>
          <w:rFonts w:cs="Times New Roman"/>
          <w:color w:val="auto"/>
          <w:sz w:val="24"/>
          <w:szCs w:val="24"/>
          <w:lang w:val="en-GB"/>
        </w:rPr>
        <w:t xml:space="preserve"> (0.94), whereas enactment potential showed the narrowest range (3.07–4.70) and the smallest between-video </w:t>
      </w:r>
      <w:r>
        <w:rPr>
          <w:rFonts w:cs="Times New Roman"/>
          <w:i/>
          <w:iCs/>
          <w:color w:val="auto"/>
          <w:sz w:val="24"/>
          <w:szCs w:val="24"/>
          <w:lang w:val="en-GB"/>
        </w:rPr>
        <w:t>SD</w:t>
      </w:r>
      <w:r>
        <w:rPr>
          <w:rFonts w:cs="Times New Roman"/>
          <w:color w:val="auto"/>
          <w:sz w:val="24"/>
          <w:szCs w:val="24"/>
          <w:lang w:val="en-GB"/>
        </w:rPr>
        <w:t xml:space="preserve"> (0.35).</w:t>
      </w:r>
    </w:p>
    <w:p>
      <w:pPr>
        <w:pStyle w:val="BodyText"/>
        <w:keepNext w:val="true"/>
        <w:rPr>
          <w:rFonts w:cs="Times New Roman"/>
          <w:color w:val="auto"/>
        </w:rPr>
      </w:pPr>
      <w:r>
        <w:rPr>
          <w:rFonts w:cs="Times New Roman"/>
          <w:color w:val="auto"/>
        </w:rPr>
        <w:br/>
      </w:r>
      <w:r>
        <w:rPr>
          <w:rFonts w:cs="Times New Roman"/>
          <w:b/>
          <w:bCs/>
          <w:color w:val="auto"/>
        </w:rPr>
        <w:t>Table 2 Distribution of video-level means</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4498"/>
        <w:gridCol w:w="978"/>
        <w:gridCol w:w="783"/>
        <w:gridCol w:w="1503"/>
        <w:gridCol w:w="1551"/>
      </w:tblGrid>
      <w:tr>
        <w:trPr>
          <w:tblHeader w:val="true"/>
          <w:cantSplit/>
          <w:cnfStyle w:val="100000000000" w:firstRow="1" w:lastRow="0" w:firstColumn="0" w:lastColumn="0" w:oddVBand="0" w:evenVBand="0" w:oddHBand="0" w:evenHBand="0" w:firstRowFirstColumn="0" w:firstRowLastColumn="0" w:lastRowFirstColumn="0" w:lastRowLastColumn="0"/>
        </w:trPr>
        <w:tc>
          <w:tcPr>
            <w:tcW w:w="4498" w:type="dxa"/>
            <w:tcBorders>
              <w:bottom w:val="single" w:sz="6" w:space="0" w:color="000000"/>
            </w:tcBorders>
            <w:vAlign w:val="bottom"/>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Dimension</w:t>
            </w:r>
          </w:p>
        </w:tc>
        <w:tc>
          <w:tcPr>
            <w:tcW w:w="978"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Mean</w:t>
            </w:r>
          </w:p>
        </w:tc>
        <w:tc>
          <w:tcPr>
            <w:tcW w:w="783"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SD</w:t>
            </w:r>
          </w:p>
        </w:tc>
        <w:tc>
          <w:tcPr>
            <w:tcW w:w="1503"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Minimum</w:t>
            </w:r>
          </w:p>
        </w:tc>
        <w:tc>
          <w:tcPr>
            <w:tcW w:w="1551"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Maximum</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Iconicity</w:t>
            </w:r>
          </w:p>
        </w:tc>
        <w:tc>
          <w:tcPr>
            <w:tcW w:w="97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2.92</w:t>
            </w:r>
          </w:p>
        </w:tc>
        <w:tc>
          <w:tcPr>
            <w:tcW w:w="78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0.94</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1.10</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4.76</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Sensorimotor imagery</w:t>
            </w:r>
          </w:p>
        </w:tc>
        <w:tc>
          <w:tcPr>
            <w:tcW w:w="97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3.01</w:t>
            </w:r>
          </w:p>
        </w:tc>
        <w:tc>
          <w:tcPr>
            <w:tcW w:w="78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0.86</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1.13</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4.67</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Motional salience</w:t>
            </w:r>
          </w:p>
        </w:tc>
        <w:tc>
          <w:tcPr>
            <w:tcW w:w="97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3.03</w:t>
            </w:r>
          </w:p>
        </w:tc>
        <w:tc>
          <w:tcPr>
            <w:tcW w:w="78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0.44</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1.97</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4.36</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Facial-expression emotional salience</w:t>
            </w:r>
          </w:p>
        </w:tc>
        <w:tc>
          <w:tcPr>
            <w:tcW w:w="97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2.14</w:t>
            </w:r>
          </w:p>
        </w:tc>
        <w:tc>
          <w:tcPr>
            <w:tcW w:w="78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0.51</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1.29</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4.00</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Complexity fit</w:t>
            </w:r>
          </w:p>
        </w:tc>
        <w:tc>
          <w:tcPr>
            <w:tcW w:w="97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2.84</w:t>
            </w:r>
          </w:p>
        </w:tc>
        <w:tc>
          <w:tcPr>
            <w:tcW w:w="78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0.77</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1.24</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4.36</w:t>
            </w:r>
          </w:p>
        </w:tc>
      </w:tr>
      <w:tr>
        <w:trPr>
          <w:cantSplit/>
        </w:trPr>
        <w:tc>
          <w:tcPr>
            <w:tcW w:w="4498" w:type="dxa"/>
            <w:tcBorders/>
          </w:tcPr>
          <w:p>
            <w:pPr>
              <w:pStyle w:val="Compact"/>
              <w:keepNext w:val="tru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Cultural familiarity</w:t>
            </w:r>
          </w:p>
        </w:tc>
        <w:tc>
          <w:tcPr>
            <w:tcW w:w="978"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2.65</w:t>
            </w:r>
          </w:p>
        </w:tc>
        <w:tc>
          <w:tcPr>
            <w:tcW w:w="78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0.90</w:t>
            </w:r>
          </w:p>
        </w:tc>
        <w:tc>
          <w:tcPr>
            <w:tcW w:w="1503"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1.09</w:t>
            </w:r>
          </w:p>
        </w:tc>
        <w:tc>
          <w:tcPr>
            <w:tcW w:w="155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4.73</w:t>
            </w:r>
          </w:p>
        </w:tc>
      </w:tr>
      <w:tr>
        <w:trPr>
          <w:cantSplit/>
        </w:trPr>
        <w:tc>
          <w:tcPr>
            <w:tcW w:w="4498" w:type="dxa"/>
            <w:tcBorders/>
          </w:tcPr>
          <w:p>
            <w:pPr>
              <w:pStyle w:val="Compact"/>
              <w:keepNext w:val="false"/>
              <w:widowControl/>
              <w:suppressAutoHyphens w:val="true"/>
              <w:spacing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Enactment potential</w:t>
            </w:r>
          </w:p>
        </w:tc>
        <w:tc>
          <w:tcPr>
            <w:tcW w:w="978"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4.01</w:t>
            </w:r>
          </w:p>
        </w:tc>
        <w:tc>
          <w:tcPr>
            <w:tcW w:w="783"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0.35</w:t>
            </w:r>
          </w:p>
        </w:tc>
        <w:tc>
          <w:tcPr>
            <w:tcW w:w="1503"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3.07</w:t>
            </w:r>
          </w:p>
        </w:tc>
        <w:tc>
          <w:tcPr>
            <w:tcW w:w="1551"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4.70</w:t>
            </w:r>
          </w:p>
        </w:tc>
      </w:tr>
    </w:tbl>
    <w:p>
      <w:pPr>
        <w:pStyle w:val="BodyText"/>
        <w:rPr>
          <w:rFonts w:cs="Times New Roman"/>
          <w:color w:val="auto"/>
          <w:sz w:val="20"/>
          <w:szCs w:val="20"/>
        </w:rPr>
      </w:pPr>
      <w:r>
        <w:rPr>
          <w:rFonts w:cs="Times New Roman"/>
          <w:color w:val="auto"/>
          <w:sz w:val="20"/>
          <w:szCs w:val="20"/>
        </w:rPr>
        <w:t>Note. Each of 148 pairings contributes one mean per dimension. SD describes differences between video means.</w:t>
      </w:r>
    </w:p>
    <w:p>
      <w:pPr>
        <w:pStyle w:val="BodyText"/>
        <w:spacing w:lineRule="auto" w:line="360"/>
        <w:ind w:firstLine="720"/>
        <w:jc w:val="both"/>
        <w:rPr>
          <w:rFonts w:cs="Times New Roman"/>
          <w:color w:val="auto"/>
          <w:sz w:val="24"/>
          <w:szCs w:val="24"/>
        </w:rPr>
      </w:pPr>
      <w:r>
        <w:rPr>
          <w:rFonts w:cs="Times New Roman"/>
          <w:color w:val="auto"/>
          <w:sz w:val="24"/>
          <w:szCs w:val="24"/>
        </w:rPr>
        <w:t>Twenty-seven videos had iconicity means below 2.00, and 21 reached at least 4.00. Cultural familiarity fell below 2.00 for 43 videos and reached at least 4.00 for 14. Facial-expression emotional salience fell below 2.00 for 66 videos, with only one video (depicting a tissue) reaching a mean of 4.00. By contrast, 81 videos reached an enactment-potential mean of at least 4.00.</w:t>
      </w:r>
    </w:p>
    <w:p>
      <w:pPr>
        <w:pStyle w:val="BodyText"/>
        <w:spacing w:lineRule="auto" w:line="360"/>
        <w:ind w:firstLine="720"/>
        <w:jc w:val="both"/>
        <w:rPr>
          <w:rFonts w:cs="Times New Roman"/>
          <w:color w:val="auto"/>
          <w:sz w:val="24"/>
          <w:szCs w:val="24"/>
        </w:rPr>
      </w:pPr>
      <w:r>
        <w:rPr>
          <w:rFonts w:cs="Times New Roman"/>
          <w:color w:val="auto"/>
          <w:sz w:val="24"/>
          <w:szCs w:val="24"/>
        </w:rPr>
        <w:t>Associations between dimensions and collection differences. At the video level, iconicity was strongly correlated with gesture complexity fit (ρ = .984), sensorimotor imagery (ρ = .940), and cultural familiarity (ρ = .923); sensorimotor imagery was, in turn, strongly correlated with cultural familiarity (ρ = .950) and complexity fit (ρ = .945). Motional salience correlated more modestly with the remaining dimensions (ρ = .300–.476), as did facial-expression salience (ρ = .325–.548). These associations indicate substantial overlap in the relative ranking of videos across dimensions but do not by themselves establish construct equivalence.</w:t>
      </w:r>
    </w:p>
    <w:p>
      <w:pPr>
        <w:pStyle w:val="BodyText"/>
        <w:spacing w:lineRule="auto" w:line="360"/>
        <w:ind w:firstLine="720"/>
        <w:jc w:val="both"/>
        <w:rPr>
          <w:rFonts w:cs="Times New Roman"/>
          <w:color w:val="auto"/>
          <w:sz w:val="24"/>
          <w:szCs w:val="24"/>
        </w:rPr>
      </w:pPr>
      <w:r>
        <w:rPr>
          <w:rFonts w:cs="Times New Roman"/>
          <w:color w:val="auto"/>
          <w:sz w:val="24"/>
          <w:szCs w:val="24"/>
        </w:rPr>
        <w:t>Videos from the object collection received higher equally weighted means than videos from the gesture collection on every dimension: iconicity (3.35 vs. 2.74), sensorimotor imagery (3.40 vs. 2.84), motional salience (3.27 vs. 2.93), facial-expression salience (2.58 vs. 1.95), complexity fit (3.19 vs. 2.70), cultural familiarity (2.96 vs. 2.52), and enactment potential (4.09 vs. 3.98). Because these collections differ systematically in content, these differences cannot be attributed to collection membership per se. Notably, the strong associations reported above persisted within each collection: the iconicity–complexity-fit correlation was ρ = .983 within the gesture collection and ρ = .972 within the object collection, and the sensorimotor imagery–cultural familiarity correlation was ρ = .940 and ρ = .958, respectively. Pooling across collections therefore does not by itself account for the strength of these associations.</w:t>
      </w:r>
    </w:p>
    <w:p>
      <w:pPr>
        <w:pStyle w:val="Heading2"/>
        <w:keepNext w:val="true"/>
        <w:spacing w:lineRule="auto" w:line="360"/>
        <w:jc w:val="both"/>
        <w:rPr>
          <w:rFonts w:ascii="Times New Roman" w:hAnsi="Times New Roman" w:cs="Times New Roman"/>
          <w:color w:val="auto"/>
          <w:szCs w:val="24"/>
        </w:rPr>
      </w:pPr>
      <w:bookmarkStart w:id="2" w:name="language-cohort-differences"/>
      <w:bookmarkEnd w:id="1"/>
      <w:r>
        <w:rPr>
          <w:rFonts w:cs="Times New Roman" w:ascii="Times New Roman" w:hAnsi="Times New Roman"/>
          <w:color w:val="auto"/>
          <w:szCs w:val="24"/>
        </w:rPr>
        <w:t>5.2 Language-cohort differences</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Pooled ratings summarized in Table 1 were provided across four survey-language cohorts (German, English, Italian, Japanese). Because gesture interpretation may be shaped by linguistic or cultural background, we examined whether ratings differed systematically across cohorts, and whether any such differences reflected genuine cohort-level effects rather than incidental differences in which videos each cohort happened to rate.</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Omnibus comparisons indicated significant cohort differences in pooled ratings for all seven dimensions (Kruskal-Wallis </w:t>
      </w:r>
      <w:r>
        <w:rPr>
          <w:rFonts w:cs="Times New Roman"/>
          <w:i/>
          <w:iCs/>
          <w:color w:val="auto"/>
          <w:sz w:val="24"/>
          <w:szCs w:val="24"/>
        </w:rPr>
        <w:t>H</w:t>
      </w:r>
      <w:r>
        <w:rPr>
          <w:rFonts w:cs="Times New Roman"/>
          <w:color w:val="auto"/>
          <w:sz w:val="24"/>
          <w:szCs w:val="24"/>
        </w:rPr>
        <w:t xml:space="preserve"> = 10.45–194.19, all </w:t>
      </w:r>
      <w:r>
        <w:rPr>
          <w:rFonts w:cs="Times New Roman"/>
          <w:i/>
          <w:iCs/>
          <w:color w:val="auto"/>
          <w:sz w:val="24"/>
          <w:szCs w:val="24"/>
        </w:rPr>
        <w:t>p</w:t>
      </w:r>
      <w:r>
        <w:rPr>
          <w:rFonts w:cs="Times New Roman"/>
          <w:color w:val="auto"/>
          <w:sz w:val="24"/>
          <w:szCs w:val="24"/>
        </w:rPr>
        <w:t xml:space="preserve"> &lt; .05). Because video assignment across cohorts was not perfectly balanced, however, these comparisons could in principle reflect differences in item composition rather than differences in how cohorts rated the same items. Every video received ratings from all four cohorts (2–16 raters per video per cohort), permitting a within-item test of cohort effects. Two convergent analyses were conducted. First, video-level means were subtracted from each rating to yield video-centered residuals, and cohort differences in these residuals were tested with the Kruskal-Wallis test. Second, an ordinary least squares regression model was fitted for each dimension with cohort as a fixed effect, a fixed effect for each of the 148 videos, and standard errors clustered by participant to account for repeated observations; German served as the reference cohort. The regression treats the five-point ratings as an approximately interval outcome for the purpose of effect-size estimation and inference; it is reported as a robustness check on the pattern identified in the residual analysis rather than as a substitute for an ordinal mixed-effects model.</w:t>
      </w:r>
    </w:p>
    <w:p>
      <w:pPr>
        <w:pStyle w:val="BodyText"/>
        <w:spacing w:lineRule="auto" w:line="360"/>
        <w:ind w:firstLine="720"/>
        <w:jc w:val="both"/>
        <w:rPr>
          <w:rFonts w:cs="Times New Roman"/>
          <w:color w:val="auto"/>
          <w:sz w:val="24"/>
          <w:szCs w:val="24"/>
        </w:rPr>
      </w:pPr>
      <w:commentRangeStart w:id="4"/>
      <w:del w:id="69" w:author="Codex" w:date="2026-10-20T13:30:13Z">
        <w:r>
          <w:rPr>
            <w:rFonts w:cs="Times New Roman"/>
            <w:color w:val="auto"/>
            <w:sz w:val="24"/>
            <w:szCs w:val="24"/>
          </w:rPr>
          <w:delText xml:space="preserve">Both analyses converged: cohort differences remained significant for every dimension after conditioning on video identity (residual Kruskal-Wallis, all </w:delText>
        </w:r>
      </w:del>
      <w:del w:id="70" w:author="Codex" w:date="2026-10-20T13:30:13Z">
        <w:r>
          <w:rPr>
            <w:rFonts w:cs="Times New Roman"/>
            <w:i/>
            <w:iCs/>
            <w:color w:val="auto"/>
            <w:sz w:val="24"/>
            <w:szCs w:val="24"/>
          </w:rPr>
          <w:delText>p</w:delText>
        </w:r>
      </w:del>
      <w:del w:id="71" w:author="Codex" w:date="2026-10-20T13:30:13Z">
        <w:r>
          <w:rPr>
            <w:rFonts w:cs="Times New Roman"/>
            <w:color w:val="auto"/>
            <w:sz w:val="24"/>
            <w:szCs w:val="24"/>
          </w:rPr>
          <w:delText xml:space="preserve"> &lt; .001), indicating that the omnibus differences were not attributable to unequal video sampling across cohorts. Table 3 reports the video-adjusted, participant-clustered regression coefficients. Two patterns were evident. The English-language cohort rated iconicity, motional salience, and facial-expression emotional salience lower than the German-language cohort on the same videos (</w:delText>
        </w:r>
      </w:del>
      <w:del w:id="72" w:author="Codex" w:date="2026-10-20T13:30:13Z">
        <w:r>
          <w:rPr>
            <w:rFonts w:cs="Times New Roman"/>
            <w:i/>
            <w:iCs/>
            <w:color w:val="auto"/>
            <w:sz w:val="24"/>
            <w:szCs w:val="24"/>
          </w:rPr>
          <w:delText>b</w:delText>
        </w:r>
      </w:del>
      <w:del w:id="73" w:author="Codex" w:date="2026-10-20T13:30:13Z">
        <w:r>
          <w:rPr>
            <w:rFonts w:cs="Times New Roman"/>
            <w:color w:val="auto"/>
            <w:sz w:val="24"/>
            <w:szCs w:val="24"/>
          </w:rPr>
          <w:delText xml:space="preserve"> = –0.20 to –0.41, all </w:delText>
        </w:r>
      </w:del>
      <w:del w:id="74" w:author="Codex" w:date="2026-10-20T13:30:13Z">
        <w:r>
          <w:rPr>
            <w:rFonts w:cs="Times New Roman"/>
            <w:i/>
            <w:iCs/>
            <w:color w:val="auto"/>
            <w:sz w:val="24"/>
            <w:szCs w:val="24"/>
          </w:rPr>
          <w:delText>p</w:delText>
        </w:r>
      </w:del>
      <w:del w:id="75" w:author="Codex" w:date="2026-10-20T13:30:13Z">
        <w:r>
          <w:rPr>
            <w:rFonts w:cs="Times New Roman"/>
            <w:color w:val="auto"/>
            <w:sz w:val="24"/>
            <w:szCs w:val="24"/>
          </w:rPr>
          <w:delText xml:space="preserve"> &lt; .05). The Japanese-language cohort rated cultural familiarity, enactment potential, and gesture complexity fit lower than the German-language cohort (</w:delText>
        </w:r>
      </w:del>
      <w:del w:id="76" w:author="Codex" w:date="2026-10-20T13:30:13Z">
        <w:r>
          <w:rPr>
            <w:rFonts w:cs="Times New Roman"/>
            <w:i/>
            <w:iCs/>
            <w:color w:val="auto"/>
            <w:sz w:val="24"/>
            <w:szCs w:val="24"/>
          </w:rPr>
          <w:delText>b</w:delText>
        </w:r>
      </w:del>
      <w:del w:id="77" w:author="Codex" w:date="2026-10-20T13:30:13Z">
        <w:r>
          <w:rPr>
            <w:rFonts w:cs="Times New Roman"/>
            <w:color w:val="auto"/>
            <w:sz w:val="24"/>
            <w:szCs w:val="24"/>
          </w:rPr>
          <w:delText xml:space="preserve"> = –0.20 to –0.31, all </w:delText>
        </w:r>
      </w:del>
      <w:del w:id="78" w:author="Codex" w:date="2026-10-20T13:30:13Z">
        <w:r>
          <w:rPr>
            <w:rFonts w:cs="Times New Roman"/>
            <w:i/>
            <w:iCs/>
            <w:color w:val="auto"/>
            <w:sz w:val="24"/>
            <w:szCs w:val="24"/>
          </w:rPr>
          <w:delText>p</w:delText>
        </w:r>
      </w:del>
      <w:del w:id="79" w:author="Codex" w:date="2026-10-20T13:30:13Z">
        <w:r>
          <w:rPr>
            <w:rFonts w:cs="Times New Roman"/>
            <w:color w:val="auto"/>
            <w:sz w:val="24"/>
            <w:szCs w:val="24"/>
          </w:rPr>
          <w:delText xml:space="preserve"> &lt; .05). The Italian-language cohort rated sensorimotor imagery higher than the German-language cohort (</w:delText>
        </w:r>
      </w:del>
      <w:del w:id="80" w:author="Codex" w:date="2026-10-20T13:30:13Z">
        <w:r>
          <w:rPr>
            <w:rFonts w:cs="Times New Roman"/>
            <w:i/>
            <w:iCs/>
            <w:color w:val="auto"/>
            <w:sz w:val="24"/>
            <w:szCs w:val="24"/>
          </w:rPr>
          <w:delText>b</w:delText>
        </w:r>
      </w:del>
      <w:del w:id="81" w:author="Codex" w:date="2026-10-20T13:30:13Z">
        <w:r>
          <w:rPr>
            <w:rFonts w:cs="Times New Roman"/>
            <w:color w:val="auto"/>
            <w:sz w:val="24"/>
            <w:szCs w:val="24"/>
          </w:rPr>
          <w:delText xml:space="preserve"> = 0.24, </w:delText>
        </w:r>
      </w:del>
      <w:del w:id="82" w:author="Codex" w:date="2026-10-20T13:30:13Z">
        <w:r>
          <w:rPr>
            <w:rFonts w:cs="Times New Roman"/>
            <w:i/>
            <w:iCs/>
            <w:color w:val="auto"/>
            <w:sz w:val="24"/>
            <w:szCs w:val="24"/>
          </w:rPr>
          <w:delText>p</w:delText>
        </w:r>
      </w:del>
      <w:del w:id="83" w:author="Codex" w:date="2026-10-20T13:30:13Z">
        <w:r>
          <w:rPr>
            <w:rFonts w:cs="Times New Roman"/>
            <w:color w:val="auto"/>
            <w:sz w:val="24"/>
            <w:szCs w:val="24"/>
          </w:rPr>
          <w:delText xml:space="preserve"> = .016). No other cohort contrasts reached significance.</w:delText>
        </w:r>
      </w:del>
      <w:ins w:id="84" w:author="Codex" w:date="2026-10-20T13:30:13Z">
        <w:r>
          <w:rPr>
            <w:rFonts w:cs="Times New Roman"/>
            <w:color w:val="auto"/>
            <w:sz w:val="24"/>
            <w:szCs w:val="24"/>
          </w:rPr>
          <w:t>The video-centered omnibus analyses indicated cohort differences in every dimension (all p &lt; .001). Table 3 reports all 21 video-adjusted, participant-clustered cohort contrasts, with pointwise 95% confidence intervals and Holm-adjusted p values across the full family of 21 tests. Seven contrasts had unadjusted p &lt; .05, but only two survived Holm correction: the English-language cohort rated facial-expression emotional salience lower than the German-language cohort (b = −0.41, 95% CI [−0.60, −0.21], adjusted p = .001), and the Japanese-language cohort rated cultural familiarity lower (b = −0.31, 95% CI [−0.48, −0.14], adjusted p = .008). The remaining pairwise contrasts are descriptive exploratory estimates rather than multiplicity-adjusted evidence of a difference.</w:t>
        </w:r>
      </w:ins>
      <w:commentRangeEnd w:id="4"/>
      <w:r>
        <w:commentReference w:id="4"/>
      </w:r>
      <w:r>
        <w:rPr>
          <w:rFonts w:cs="Times New Roman"/>
          <w:color w:val="auto"/>
          <w:sz w:val="24"/>
          <w:szCs w:val="24"/>
        </w:rPr>
      </w:r>
    </w:p>
    <w:p>
      <w:pPr>
        <w:pStyle w:val="BodyText"/>
        <w:keepNext w:val="true"/>
        <w:rPr>
          <w:rFonts w:cs="Times New Roman"/>
          <w:color w:val="auto"/>
        </w:rPr>
      </w:pPr>
      <w:r>
        <w:rPr>
          <w:rFonts w:cs="Times New Roman"/>
          <w:b/>
          <w:bCs/>
          <w:color w:val="auto"/>
        </w:rPr>
        <w:t>Table 3</w:t>
      </w:r>
      <w:r>
        <w:rPr>
          <w:rFonts w:cs="Times New Roman"/>
          <w:color w:val="auto"/>
        </w:rPr>
        <w:t xml:space="preserve"> </w:t>
      </w:r>
      <w:r>
        <w:rPr>
          <w:rFonts w:cs="Times New Roman"/>
          <w:i/>
          <w:iCs/>
          <w:color w:val="auto"/>
        </w:rPr>
        <w:t>Video-adjusted cohort differences in ratings (reference: German cohort)</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5470"/>
        <w:gridCol w:w="1575"/>
        <w:gridCol w:w="1120"/>
        <w:gridCol w:w="1148"/>
      </w:tblGrid>
      <w:tr>
        <w:trPr>
          <w:tblHeader w:val="true"/>
          <w:del w:id="85" w:author="Codex" w:date="2026-10-20T13:30:13Z"/>
          <w:cantSplit/>
          <w:cnfStyle w:val="100000000000" w:firstRow="1" w:lastRow="0" w:firstColumn="0" w:lastColumn="0" w:oddVBand="0" w:evenVBand="0" w:oddHBand="0" w:evenHBand="0" w:firstRowFirstColumn="0" w:firstRowLastColumn="0" w:lastRowFirstColumn="0" w:lastRowLastColumn="0"/>
        </w:trPr>
        <w:tc>
          <w:tcPr>
            <w:tcW w:w="5470" w:type="dxa"/>
            <w:tcBorders>
              <w:bottom w:val="single" w:sz="6" w:space="0" w:color="000000"/>
            </w:tcBorders>
            <w:vAlign w:val="bottom"/>
          </w:tcPr>
          <w:p>
            <w:pPr>
              <w:pStyle w:val="Compact"/>
              <w:keepNext w:val="true"/>
              <w:widowControl/>
              <w:suppressAutoHyphens w:val="true"/>
              <w:spacing w:before="36" w:after="36"/>
              <w:jc w:val="start"/>
              <w:rPr>
                <w:rFonts w:ascii="Times New Roman" w:hAnsi="Times New Roman" w:cs="Times New Roman"/>
                <w:sz w:val="22"/>
                <w:szCs w:val="22"/>
              </w:rPr>
            </w:pPr>
            <w:del w:id="86" w:author="Codex" w:date="2026-10-20T13:30:13Z">
              <w:r>
                <w:rPr>
                  <w:rFonts w:cs="Times New Roman" w:ascii="Times New Roman" w:hAnsi="Times New Roman"/>
                  <w:b/>
                  <w:bCs/>
                  <w:kern w:val="0"/>
                  <w:sz w:val="22"/>
                  <w:szCs w:val="22"/>
                  <w:lang w:val="es-ES" w:eastAsia="es-ES" w:bidi="ar-SA"/>
                </w:rPr>
                <w:delText>Dimension</w:delText>
              </w:r>
            </w:del>
          </w:p>
        </w:tc>
        <w:tc>
          <w:tcPr>
            <w:tcW w:w="1575"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del w:id="87" w:author="Codex" w:date="2026-10-20T13:30:13Z">
              <w:r>
                <w:rPr>
                  <w:rFonts w:cs="Times New Roman" w:ascii="Times New Roman" w:hAnsi="Times New Roman"/>
                  <w:b/>
                  <w:bCs/>
                  <w:kern w:val="0"/>
                  <w:sz w:val="22"/>
                  <w:szCs w:val="22"/>
                  <w:lang w:val="es-ES" w:eastAsia="es-ES" w:bidi="ar-SA"/>
                </w:rPr>
                <w:delText>Cohort</w:delText>
              </w:r>
            </w:del>
          </w:p>
        </w:tc>
        <w:tc>
          <w:tcPr>
            <w:tcW w:w="1120"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del w:id="88" w:author="Codex" w:date="2026-10-20T13:30:13Z">
              <w:r>
                <w:rPr>
                  <w:rFonts w:cs="Times New Roman" w:ascii="Times New Roman" w:hAnsi="Times New Roman"/>
                  <w:b/>
                  <w:bCs/>
                  <w:i/>
                  <w:iCs/>
                  <w:kern w:val="0"/>
                  <w:sz w:val="22"/>
                  <w:szCs w:val="22"/>
                  <w:lang w:val="es-ES" w:eastAsia="es-ES" w:bidi="ar-SA"/>
                </w:rPr>
                <w:delText>b</w:delText>
              </w:r>
            </w:del>
          </w:p>
        </w:tc>
        <w:tc>
          <w:tcPr>
            <w:tcW w:w="1148" w:type="dxa"/>
            <w:tcBorders>
              <w:bottom w:val="single" w:sz="6" w:space="0" w:color="000000"/>
            </w:tcBorders>
            <w:vAlign w:val="bottom"/>
          </w:tcPr>
          <w:p>
            <w:pPr>
              <w:pStyle w:val="Compact"/>
              <w:keepNext w:val="true"/>
              <w:widowControl/>
              <w:suppressAutoHyphens w:val="true"/>
              <w:spacing w:before="36" w:after="36"/>
              <w:jc w:val="center"/>
              <w:rPr>
                <w:rFonts w:ascii="Times New Roman" w:hAnsi="Times New Roman" w:cs="Times New Roman"/>
                <w:sz w:val="22"/>
                <w:szCs w:val="22"/>
              </w:rPr>
            </w:pPr>
            <w:del w:id="89" w:author="Codex" w:date="2026-10-20T13:30:13Z">
              <w:r>
                <w:rPr>
                  <w:rFonts w:cs="Times New Roman" w:ascii="Times New Roman" w:hAnsi="Times New Roman"/>
                  <w:b/>
                  <w:bCs/>
                  <w:i/>
                  <w:iCs/>
                  <w:kern w:val="0"/>
                  <w:sz w:val="22"/>
                  <w:szCs w:val="22"/>
                  <w:lang w:val="es-ES" w:eastAsia="es-ES" w:bidi="ar-SA"/>
                </w:rPr>
                <w:delText>p</w:delText>
              </w:r>
            </w:del>
          </w:p>
        </w:tc>
      </w:tr>
      <w:tr>
        <w:trPr>
          <w:del w:id="90" w:author="Codex" w:date="2026-10-20T13:30:13Z"/>
          <w:cantSplit/>
        </w:trPr>
        <w:tc>
          <w:tcPr>
            <w:tcW w:w="5470" w:type="dxa"/>
            <w:tcBorders/>
          </w:tcPr>
          <w:p>
            <w:pPr>
              <w:pStyle w:val="Compact"/>
              <w:keepNext w:val="true"/>
              <w:widowControl/>
              <w:suppressAutoHyphens w:val="true"/>
              <w:spacing w:before="36" w:after="36"/>
              <w:jc w:val="start"/>
              <w:rPr>
                <w:rFonts w:ascii="Times New Roman" w:hAnsi="Times New Roman" w:cs="Times New Roman"/>
                <w:sz w:val="22"/>
                <w:szCs w:val="22"/>
              </w:rPr>
            </w:pPr>
            <w:del w:id="91" w:author="Codex" w:date="2026-10-20T13:30:13Z">
              <w:r>
                <w:rPr>
                  <w:rFonts w:cs="Times New Roman" w:ascii="Times New Roman" w:hAnsi="Times New Roman"/>
                  <w:kern w:val="0"/>
                  <w:sz w:val="22"/>
                  <w:szCs w:val="22"/>
                  <w:lang w:val="es-ES" w:eastAsia="es-ES" w:bidi="ar-SA"/>
                </w:rPr>
                <w:delText>Iconicity</w:delText>
              </w:r>
            </w:del>
          </w:p>
        </w:tc>
        <w:tc>
          <w:tcPr>
            <w:tcW w:w="1575" w:type="dxa"/>
            <w:tcBorders/>
          </w:tcPr>
          <w:p>
            <w:pPr>
              <w:pStyle w:val="Compact"/>
              <w:keepNext w:val="true"/>
              <w:widowControl/>
              <w:suppressAutoHyphens w:val="true"/>
              <w:spacing w:before="36" w:after="36"/>
              <w:jc w:val="center"/>
              <w:rPr>
                <w:rFonts w:ascii="Times New Roman" w:hAnsi="Times New Roman" w:cs="Times New Roman"/>
                <w:sz w:val="22"/>
                <w:szCs w:val="22"/>
              </w:rPr>
            </w:pPr>
            <w:del w:id="92" w:author="Codex" w:date="2026-10-20T13:30:13Z">
              <w:r>
                <w:rPr>
                  <w:rFonts w:cs="Times New Roman" w:ascii="Times New Roman" w:hAnsi="Times New Roman"/>
                  <w:kern w:val="0"/>
                  <w:sz w:val="22"/>
                  <w:szCs w:val="22"/>
                  <w:lang w:val="es-ES" w:eastAsia="es-ES" w:bidi="ar-SA"/>
                </w:rPr>
                <w:delText>English</w:delText>
              </w:r>
            </w:del>
          </w:p>
        </w:tc>
        <w:tc>
          <w:tcPr>
            <w:tcW w:w="1120" w:type="dxa"/>
            <w:tcBorders/>
          </w:tcPr>
          <w:p>
            <w:pPr>
              <w:pStyle w:val="Compact"/>
              <w:keepNext w:val="true"/>
              <w:widowControl/>
              <w:suppressAutoHyphens w:val="true"/>
              <w:spacing w:before="36" w:after="36"/>
              <w:jc w:val="center"/>
              <w:rPr>
                <w:rFonts w:ascii="Times New Roman" w:hAnsi="Times New Roman" w:cs="Times New Roman"/>
                <w:sz w:val="22"/>
                <w:szCs w:val="22"/>
              </w:rPr>
            </w:pPr>
            <w:del w:id="93" w:author="Codex" w:date="2026-10-20T13:30:13Z">
              <w:r>
                <w:rPr>
                  <w:rFonts w:cs="Times New Roman" w:ascii="Times New Roman" w:hAnsi="Times New Roman"/>
                  <w:kern w:val="0"/>
                  <w:sz w:val="22"/>
                  <w:szCs w:val="22"/>
                  <w:lang w:val="es-ES" w:eastAsia="es-ES" w:bidi="ar-SA"/>
                </w:rPr>
                <w:delText>–</w:delText>
              </w:r>
            </w:del>
            <w:del w:id="94" w:author="Codex" w:date="2026-10-20T13:30:13Z">
              <w:r>
                <w:rPr>
                  <w:rFonts w:cs="Times New Roman" w:ascii="Times New Roman" w:hAnsi="Times New Roman"/>
                  <w:kern w:val="0"/>
                  <w:sz w:val="22"/>
                  <w:szCs w:val="22"/>
                  <w:lang w:val="es-ES" w:eastAsia="es-ES" w:bidi="ar-SA"/>
                </w:rPr>
                <w:delText>0.20</w:delText>
              </w:r>
            </w:del>
          </w:p>
        </w:tc>
        <w:tc>
          <w:tcPr>
            <w:tcW w:w="1148" w:type="dxa"/>
            <w:tcBorders/>
          </w:tcPr>
          <w:p>
            <w:pPr>
              <w:pStyle w:val="Compact"/>
              <w:keepNext w:val="true"/>
              <w:widowControl/>
              <w:suppressAutoHyphens w:val="true"/>
              <w:spacing w:before="36" w:after="36"/>
              <w:jc w:val="center"/>
              <w:rPr>
                <w:rFonts w:ascii="Times New Roman" w:hAnsi="Times New Roman" w:cs="Times New Roman"/>
                <w:sz w:val="22"/>
                <w:szCs w:val="22"/>
              </w:rPr>
            </w:pPr>
            <w:del w:id="95" w:author="Codex" w:date="2026-10-20T13:30:13Z">
              <w:r>
                <w:rPr>
                  <w:rFonts w:cs="Times New Roman" w:ascii="Times New Roman" w:hAnsi="Times New Roman"/>
                  <w:kern w:val="0"/>
                  <w:sz w:val="22"/>
                  <w:szCs w:val="22"/>
                  <w:lang w:val="es-ES" w:eastAsia="es-ES" w:bidi="ar-SA"/>
                </w:rPr>
                <w:delText>.037</w:delText>
              </w:r>
            </w:del>
          </w:p>
        </w:tc>
      </w:tr>
      <w:tr>
        <w:trPr>
          <w:del w:id="96" w:author="Codex" w:date="2026-10-20T13:30:13Z"/>
          <w:cantSplit/>
        </w:trPr>
        <w:tc>
          <w:tcPr>
            <w:tcW w:w="5470" w:type="dxa"/>
            <w:tcBorders/>
          </w:tcPr>
          <w:p>
            <w:pPr>
              <w:pStyle w:val="Compact"/>
              <w:keepNext w:val="true"/>
              <w:widowControl/>
              <w:suppressAutoHyphens w:val="true"/>
              <w:spacing w:before="36" w:after="36"/>
              <w:jc w:val="start"/>
              <w:rPr>
                <w:rFonts w:ascii="Times New Roman" w:hAnsi="Times New Roman" w:cs="Times New Roman"/>
                <w:sz w:val="22"/>
                <w:szCs w:val="22"/>
              </w:rPr>
            </w:pPr>
            <w:del w:id="97" w:author="Codex" w:date="2026-10-20T13:30:13Z">
              <w:r>
                <w:rPr>
                  <w:rFonts w:cs="Times New Roman" w:ascii="Times New Roman" w:hAnsi="Times New Roman"/>
                  <w:kern w:val="0"/>
                  <w:sz w:val="22"/>
                  <w:szCs w:val="22"/>
                  <w:lang w:val="es-ES" w:eastAsia="es-ES" w:bidi="ar-SA"/>
                </w:rPr>
                <w:delText>Sensorimotor imagery</w:delText>
              </w:r>
            </w:del>
          </w:p>
        </w:tc>
        <w:tc>
          <w:tcPr>
            <w:tcW w:w="1575" w:type="dxa"/>
            <w:tcBorders/>
          </w:tcPr>
          <w:p>
            <w:pPr>
              <w:pStyle w:val="Compact"/>
              <w:keepNext w:val="true"/>
              <w:widowControl/>
              <w:suppressAutoHyphens w:val="true"/>
              <w:spacing w:before="36" w:after="36"/>
              <w:jc w:val="center"/>
              <w:rPr>
                <w:rFonts w:ascii="Times New Roman" w:hAnsi="Times New Roman" w:cs="Times New Roman"/>
                <w:sz w:val="22"/>
                <w:szCs w:val="22"/>
              </w:rPr>
            </w:pPr>
            <w:del w:id="98" w:author="Codex" w:date="2026-10-20T13:30:13Z">
              <w:r>
                <w:rPr>
                  <w:rFonts w:cs="Times New Roman" w:ascii="Times New Roman" w:hAnsi="Times New Roman"/>
                  <w:kern w:val="0"/>
                  <w:sz w:val="22"/>
                  <w:szCs w:val="22"/>
                  <w:lang w:val="es-ES" w:eastAsia="es-ES" w:bidi="ar-SA"/>
                </w:rPr>
                <w:delText>Italian</w:delText>
              </w:r>
            </w:del>
          </w:p>
        </w:tc>
        <w:tc>
          <w:tcPr>
            <w:tcW w:w="1120" w:type="dxa"/>
            <w:tcBorders/>
          </w:tcPr>
          <w:p>
            <w:pPr>
              <w:pStyle w:val="Compact"/>
              <w:keepNext w:val="true"/>
              <w:widowControl/>
              <w:suppressAutoHyphens w:val="true"/>
              <w:spacing w:before="36" w:after="36"/>
              <w:jc w:val="center"/>
              <w:rPr>
                <w:rFonts w:ascii="Times New Roman" w:hAnsi="Times New Roman" w:cs="Times New Roman"/>
                <w:sz w:val="22"/>
                <w:szCs w:val="22"/>
              </w:rPr>
            </w:pPr>
            <w:del w:id="99" w:author="Codex" w:date="2026-10-20T13:30:13Z">
              <w:r>
                <w:rPr>
                  <w:rFonts w:cs="Times New Roman" w:ascii="Times New Roman" w:hAnsi="Times New Roman"/>
                  <w:kern w:val="0"/>
                  <w:sz w:val="22"/>
                  <w:szCs w:val="22"/>
                  <w:lang w:val="es-ES" w:eastAsia="es-ES" w:bidi="ar-SA"/>
                </w:rPr>
                <w:delText>0.24</w:delText>
              </w:r>
            </w:del>
          </w:p>
        </w:tc>
        <w:tc>
          <w:tcPr>
            <w:tcW w:w="1148" w:type="dxa"/>
            <w:tcBorders/>
          </w:tcPr>
          <w:p>
            <w:pPr>
              <w:pStyle w:val="Compact"/>
              <w:keepNext w:val="true"/>
              <w:widowControl/>
              <w:suppressAutoHyphens w:val="true"/>
              <w:spacing w:before="36" w:after="36"/>
              <w:jc w:val="center"/>
              <w:rPr>
                <w:rFonts w:ascii="Times New Roman" w:hAnsi="Times New Roman" w:cs="Times New Roman"/>
                <w:sz w:val="22"/>
                <w:szCs w:val="22"/>
              </w:rPr>
            </w:pPr>
            <w:del w:id="100" w:author="Codex" w:date="2026-10-20T13:30:13Z">
              <w:r>
                <w:rPr>
                  <w:rFonts w:cs="Times New Roman" w:ascii="Times New Roman" w:hAnsi="Times New Roman"/>
                  <w:kern w:val="0"/>
                  <w:sz w:val="22"/>
                  <w:szCs w:val="22"/>
                  <w:lang w:val="es-ES" w:eastAsia="es-ES" w:bidi="ar-SA"/>
                </w:rPr>
                <w:delText>.016</w:delText>
              </w:r>
            </w:del>
          </w:p>
        </w:tc>
      </w:tr>
      <w:tr>
        <w:trPr>
          <w:del w:id="101" w:author="Codex" w:date="2026-10-20T13:30:13Z"/>
          <w:cantSplit/>
        </w:trPr>
        <w:tc>
          <w:tcPr>
            <w:tcW w:w="5470" w:type="dxa"/>
            <w:tcBorders/>
          </w:tcPr>
          <w:p>
            <w:pPr>
              <w:pStyle w:val="Compact"/>
              <w:keepNext w:val="true"/>
              <w:widowControl/>
              <w:suppressAutoHyphens w:val="true"/>
              <w:spacing w:before="36" w:after="36"/>
              <w:jc w:val="start"/>
              <w:rPr>
                <w:rFonts w:ascii="Times New Roman" w:hAnsi="Times New Roman" w:cs="Times New Roman"/>
                <w:sz w:val="22"/>
                <w:szCs w:val="22"/>
              </w:rPr>
            </w:pPr>
            <w:del w:id="102" w:author="Codex" w:date="2026-10-20T13:30:13Z">
              <w:r>
                <w:rPr>
                  <w:rFonts w:cs="Times New Roman" w:ascii="Times New Roman" w:hAnsi="Times New Roman"/>
                  <w:kern w:val="0"/>
                  <w:sz w:val="22"/>
                  <w:szCs w:val="22"/>
                  <w:lang w:val="es-ES" w:eastAsia="es-ES" w:bidi="ar-SA"/>
                </w:rPr>
                <w:delText>Motional salience</w:delText>
              </w:r>
            </w:del>
          </w:p>
        </w:tc>
        <w:tc>
          <w:tcPr>
            <w:tcW w:w="1575" w:type="dxa"/>
            <w:tcBorders/>
          </w:tcPr>
          <w:p>
            <w:pPr>
              <w:pStyle w:val="Compact"/>
              <w:keepNext w:val="true"/>
              <w:widowControl/>
              <w:suppressAutoHyphens w:val="true"/>
              <w:spacing w:before="36" w:after="36"/>
              <w:jc w:val="center"/>
              <w:rPr>
                <w:rFonts w:ascii="Times New Roman" w:hAnsi="Times New Roman" w:cs="Times New Roman"/>
                <w:sz w:val="22"/>
                <w:szCs w:val="22"/>
              </w:rPr>
            </w:pPr>
            <w:del w:id="103" w:author="Codex" w:date="2026-10-20T13:30:13Z">
              <w:r>
                <w:rPr>
                  <w:rFonts w:cs="Times New Roman" w:ascii="Times New Roman" w:hAnsi="Times New Roman"/>
                  <w:kern w:val="0"/>
                  <w:sz w:val="22"/>
                  <w:szCs w:val="22"/>
                  <w:lang w:val="es-ES" w:eastAsia="es-ES" w:bidi="ar-SA"/>
                </w:rPr>
                <w:delText>English</w:delText>
              </w:r>
            </w:del>
          </w:p>
        </w:tc>
        <w:tc>
          <w:tcPr>
            <w:tcW w:w="1120" w:type="dxa"/>
            <w:tcBorders/>
          </w:tcPr>
          <w:p>
            <w:pPr>
              <w:pStyle w:val="Compact"/>
              <w:keepNext w:val="true"/>
              <w:widowControl/>
              <w:suppressAutoHyphens w:val="true"/>
              <w:spacing w:before="36" w:after="36"/>
              <w:jc w:val="center"/>
              <w:rPr>
                <w:rFonts w:ascii="Times New Roman" w:hAnsi="Times New Roman" w:cs="Times New Roman"/>
                <w:sz w:val="22"/>
                <w:szCs w:val="22"/>
              </w:rPr>
            </w:pPr>
            <w:del w:id="104" w:author="Codex" w:date="2026-10-20T13:30:13Z">
              <w:r>
                <w:rPr>
                  <w:rFonts w:cs="Times New Roman" w:ascii="Times New Roman" w:hAnsi="Times New Roman"/>
                  <w:kern w:val="0"/>
                  <w:sz w:val="22"/>
                  <w:szCs w:val="22"/>
                  <w:lang w:val="es-ES" w:eastAsia="es-ES" w:bidi="ar-SA"/>
                </w:rPr>
                <w:delText>–</w:delText>
              </w:r>
            </w:del>
            <w:del w:id="105" w:author="Codex" w:date="2026-10-20T13:30:13Z">
              <w:r>
                <w:rPr>
                  <w:rFonts w:cs="Times New Roman" w:ascii="Times New Roman" w:hAnsi="Times New Roman"/>
                  <w:kern w:val="0"/>
                  <w:sz w:val="22"/>
                  <w:szCs w:val="22"/>
                  <w:lang w:val="es-ES" w:eastAsia="es-ES" w:bidi="ar-SA"/>
                </w:rPr>
                <w:delText>0.24</w:delText>
              </w:r>
            </w:del>
          </w:p>
        </w:tc>
        <w:tc>
          <w:tcPr>
            <w:tcW w:w="1148" w:type="dxa"/>
            <w:tcBorders/>
          </w:tcPr>
          <w:p>
            <w:pPr>
              <w:pStyle w:val="Compact"/>
              <w:keepNext w:val="true"/>
              <w:widowControl/>
              <w:suppressAutoHyphens w:val="true"/>
              <w:spacing w:before="36" w:after="36"/>
              <w:jc w:val="center"/>
              <w:rPr>
                <w:rFonts w:ascii="Times New Roman" w:hAnsi="Times New Roman" w:cs="Times New Roman"/>
                <w:sz w:val="22"/>
                <w:szCs w:val="22"/>
              </w:rPr>
            </w:pPr>
            <w:del w:id="106" w:author="Codex" w:date="2026-10-20T13:30:13Z">
              <w:r>
                <w:rPr>
                  <w:rFonts w:cs="Times New Roman" w:ascii="Times New Roman" w:hAnsi="Times New Roman"/>
                  <w:kern w:val="0"/>
                  <w:sz w:val="22"/>
                  <w:szCs w:val="22"/>
                  <w:lang w:val="es-ES" w:eastAsia="es-ES" w:bidi="ar-SA"/>
                </w:rPr>
                <w:delText>.007</w:delText>
              </w:r>
            </w:del>
          </w:p>
        </w:tc>
      </w:tr>
      <w:tr>
        <w:trPr>
          <w:del w:id="107" w:author="Codex" w:date="2026-10-20T13:30:13Z"/>
          <w:cantSplit/>
        </w:trPr>
        <w:tc>
          <w:tcPr>
            <w:tcW w:w="5470" w:type="dxa"/>
            <w:tcBorders/>
          </w:tcPr>
          <w:p>
            <w:pPr>
              <w:pStyle w:val="Compact"/>
              <w:keepNext w:val="true"/>
              <w:widowControl/>
              <w:suppressAutoHyphens w:val="true"/>
              <w:spacing w:before="36" w:after="36"/>
              <w:jc w:val="start"/>
              <w:rPr>
                <w:rFonts w:ascii="Times New Roman" w:hAnsi="Times New Roman" w:cs="Times New Roman"/>
                <w:sz w:val="22"/>
                <w:szCs w:val="22"/>
              </w:rPr>
            </w:pPr>
            <w:del w:id="108" w:author="Codex" w:date="2026-10-20T13:30:13Z">
              <w:r>
                <w:rPr>
                  <w:rFonts w:cs="Times New Roman" w:ascii="Times New Roman" w:hAnsi="Times New Roman"/>
                  <w:kern w:val="0"/>
                  <w:sz w:val="22"/>
                  <w:szCs w:val="22"/>
                  <w:lang w:val="es-ES" w:eastAsia="es-ES" w:bidi="ar-SA"/>
                </w:rPr>
                <w:delText>Facial-expression emotional salience</w:delText>
              </w:r>
            </w:del>
          </w:p>
        </w:tc>
        <w:tc>
          <w:tcPr>
            <w:tcW w:w="1575" w:type="dxa"/>
            <w:tcBorders/>
          </w:tcPr>
          <w:p>
            <w:pPr>
              <w:pStyle w:val="Compact"/>
              <w:keepNext w:val="true"/>
              <w:widowControl/>
              <w:suppressAutoHyphens w:val="true"/>
              <w:spacing w:before="36" w:after="36"/>
              <w:jc w:val="center"/>
              <w:rPr>
                <w:rFonts w:ascii="Times New Roman" w:hAnsi="Times New Roman" w:cs="Times New Roman"/>
                <w:sz w:val="22"/>
                <w:szCs w:val="22"/>
              </w:rPr>
            </w:pPr>
            <w:del w:id="109" w:author="Codex" w:date="2026-10-20T13:30:13Z">
              <w:r>
                <w:rPr>
                  <w:rFonts w:cs="Times New Roman" w:ascii="Times New Roman" w:hAnsi="Times New Roman"/>
                  <w:kern w:val="0"/>
                  <w:sz w:val="22"/>
                  <w:szCs w:val="22"/>
                  <w:lang w:val="es-ES" w:eastAsia="es-ES" w:bidi="ar-SA"/>
                </w:rPr>
                <w:delText>English</w:delText>
              </w:r>
            </w:del>
          </w:p>
        </w:tc>
        <w:tc>
          <w:tcPr>
            <w:tcW w:w="1120" w:type="dxa"/>
            <w:tcBorders/>
          </w:tcPr>
          <w:p>
            <w:pPr>
              <w:pStyle w:val="Compact"/>
              <w:keepNext w:val="true"/>
              <w:widowControl/>
              <w:suppressAutoHyphens w:val="true"/>
              <w:spacing w:before="36" w:after="36"/>
              <w:jc w:val="center"/>
              <w:rPr>
                <w:rFonts w:ascii="Times New Roman" w:hAnsi="Times New Roman" w:cs="Times New Roman"/>
                <w:sz w:val="22"/>
                <w:szCs w:val="22"/>
              </w:rPr>
            </w:pPr>
            <w:del w:id="110" w:author="Codex" w:date="2026-10-20T13:30:13Z">
              <w:r>
                <w:rPr>
                  <w:rFonts w:cs="Times New Roman" w:ascii="Times New Roman" w:hAnsi="Times New Roman"/>
                  <w:kern w:val="0"/>
                  <w:sz w:val="22"/>
                  <w:szCs w:val="22"/>
                  <w:lang w:val="es-ES" w:eastAsia="es-ES" w:bidi="ar-SA"/>
                </w:rPr>
                <w:delText>–</w:delText>
              </w:r>
            </w:del>
            <w:del w:id="111" w:author="Codex" w:date="2026-10-20T13:30:13Z">
              <w:r>
                <w:rPr>
                  <w:rFonts w:cs="Times New Roman" w:ascii="Times New Roman" w:hAnsi="Times New Roman"/>
                  <w:kern w:val="0"/>
                  <w:sz w:val="22"/>
                  <w:szCs w:val="22"/>
                  <w:lang w:val="es-ES" w:eastAsia="es-ES" w:bidi="ar-SA"/>
                </w:rPr>
                <w:delText>0.41</w:delText>
              </w:r>
            </w:del>
          </w:p>
        </w:tc>
        <w:tc>
          <w:tcPr>
            <w:tcW w:w="1148" w:type="dxa"/>
            <w:tcBorders/>
          </w:tcPr>
          <w:p>
            <w:pPr>
              <w:pStyle w:val="Compact"/>
              <w:keepNext w:val="true"/>
              <w:widowControl/>
              <w:suppressAutoHyphens w:val="true"/>
              <w:spacing w:before="36" w:after="36"/>
              <w:jc w:val="center"/>
              <w:rPr>
                <w:rFonts w:ascii="Times New Roman" w:hAnsi="Times New Roman" w:cs="Times New Roman"/>
                <w:sz w:val="22"/>
                <w:szCs w:val="22"/>
              </w:rPr>
            </w:pPr>
            <w:del w:id="112" w:author="Codex" w:date="2026-10-20T13:30:13Z">
              <w:r>
                <w:rPr>
                  <w:rFonts w:cs="Times New Roman" w:ascii="Times New Roman" w:hAnsi="Times New Roman"/>
                  <w:kern w:val="0"/>
                  <w:sz w:val="22"/>
                  <w:szCs w:val="22"/>
                  <w:lang w:val="es-ES" w:eastAsia="es-ES" w:bidi="ar-SA"/>
                </w:rPr>
                <w:delText>&lt;.001</w:delText>
              </w:r>
            </w:del>
          </w:p>
        </w:tc>
      </w:tr>
      <w:tr>
        <w:trPr>
          <w:del w:id="113" w:author="Codex" w:date="2026-10-20T13:30:13Z"/>
          <w:cantSplit/>
        </w:trPr>
        <w:tc>
          <w:tcPr>
            <w:tcW w:w="5470" w:type="dxa"/>
            <w:tcBorders/>
          </w:tcPr>
          <w:p>
            <w:pPr>
              <w:pStyle w:val="Compact"/>
              <w:keepNext w:val="true"/>
              <w:widowControl/>
              <w:suppressAutoHyphens w:val="true"/>
              <w:spacing w:before="36" w:after="36"/>
              <w:jc w:val="start"/>
              <w:rPr>
                <w:rFonts w:ascii="Times New Roman" w:hAnsi="Times New Roman" w:cs="Times New Roman"/>
                <w:sz w:val="22"/>
                <w:szCs w:val="22"/>
              </w:rPr>
            </w:pPr>
            <w:del w:id="114" w:author="Codex" w:date="2026-10-20T13:30:13Z">
              <w:r>
                <w:rPr>
                  <w:rFonts w:cs="Times New Roman" w:ascii="Times New Roman" w:hAnsi="Times New Roman"/>
                  <w:kern w:val="0"/>
                  <w:sz w:val="22"/>
                  <w:szCs w:val="22"/>
                  <w:lang w:val="es-ES" w:eastAsia="es-ES" w:bidi="ar-SA"/>
                </w:rPr>
                <w:delText>Gesture complexity fit</w:delText>
              </w:r>
            </w:del>
          </w:p>
        </w:tc>
        <w:tc>
          <w:tcPr>
            <w:tcW w:w="1575" w:type="dxa"/>
            <w:tcBorders/>
          </w:tcPr>
          <w:p>
            <w:pPr>
              <w:pStyle w:val="Compact"/>
              <w:keepNext w:val="true"/>
              <w:widowControl/>
              <w:suppressAutoHyphens w:val="true"/>
              <w:spacing w:before="36" w:after="36"/>
              <w:jc w:val="center"/>
              <w:rPr>
                <w:rFonts w:ascii="Times New Roman" w:hAnsi="Times New Roman" w:cs="Times New Roman"/>
                <w:sz w:val="22"/>
                <w:szCs w:val="22"/>
              </w:rPr>
            </w:pPr>
            <w:del w:id="115" w:author="Codex" w:date="2026-10-20T13:30:13Z">
              <w:r>
                <w:rPr>
                  <w:rFonts w:cs="Times New Roman" w:ascii="Times New Roman" w:hAnsi="Times New Roman"/>
                  <w:kern w:val="0"/>
                  <w:sz w:val="22"/>
                  <w:szCs w:val="22"/>
                  <w:lang w:val="es-ES" w:eastAsia="es-ES" w:bidi="ar-SA"/>
                </w:rPr>
                <w:delText>Japanese</w:delText>
              </w:r>
            </w:del>
          </w:p>
        </w:tc>
        <w:tc>
          <w:tcPr>
            <w:tcW w:w="1120" w:type="dxa"/>
            <w:tcBorders/>
          </w:tcPr>
          <w:p>
            <w:pPr>
              <w:pStyle w:val="Compact"/>
              <w:keepNext w:val="true"/>
              <w:widowControl/>
              <w:suppressAutoHyphens w:val="true"/>
              <w:spacing w:before="36" w:after="36"/>
              <w:jc w:val="center"/>
              <w:rPr>
                <w:rFonts w:ascii="Times New Roman" w:hAnsi="Times New Roman" w:cs="Times New Roman"/>
                <w:sz w:val="22"/>
                <w:szCs w:val="22"/>
              </w:rPr>
            </w:pPr>
            <w:del w:id="116" w:author="Codex" w:date="2026-10-20T13:30:13Z">
              <w:r>
                <w:rPr>
                  <w:rFonts w:cs="Times New Roman" w:ascii="Times New Roman" w:hAnsi="Times New Roman"/>
                  <w:kern w:val="0"/>
                  <w:sz w:val="22"/>
                  <w:szCs w:val="22"/>
                  <w:lang w:val="es-ES" w:eastAsia="es-ES" w:bidi="ar-SA"/>
                </w:rPr>
                <w:delText>–</w:delText>
              </w:r>
            </w:del>
            <w:del w:id="117" w:author="Codex" w:date="2026-10-20T13:30:13Z">
              <w:r>
                <w:rPr>
                  <w:rFonts w:cs="Times New Roman" w:ascii="Times New Roman" w:hAnsi="Times New Roman"/>
                  <w:kern w:val="0"/>
                  <w:sz w:val="22"/>
                  <w:szCs w:val="22"/>
                  <w:lang w:val="es-ES" w:eastAsia="es-ES" w:bidi="ar-SA"/>
                </w:rPr>
                <w:delText>0.20</w:delText>
              </w:r>
            </w:del>
          </w:p>
        </w:tc>
        <w:tc>
          <w:tcPr>
            <w:tcW w:w="1148" w:type="dxa"/>
            <w:tcBorders/>
          </w:tcPr>
          <w:p>
            <w:pPr>
              <w:pStyle w:val="Compact"/>
              <w:keepNext w:val="true"/>
              <w:widowControl/>
              <w:suppressAutoHyphens w:val="true"/>
              <w:spacing w:before="36" w:after="36"/>
              <w:jc w:val="center"/>
              <w:rPr>
                <w:rFonts w:ascii="Times New Roman" w:hAnsi="Times New Roman" w:cs="Times New Roman"/>
                <w:sz w:val="22"/>
                <w:szCs w:val="22"/>
              </w:rPr>
            </w:pPr>
            <w:del w:id="118" w:author="Codex" w:date="2026-10-20T13:30:13Z">
              <w:r>
                <w:rPr>
                  <w:rFonts w:cs="Times New Roman" w:ascii="Times New Roman" w:hAnsi="Times New Roman"/>
                  <w:kern w:val="0"/>
                  <w:sz w:val="22"/>
                  <w:szCs w:val="22"/>
                  <w:lang w:val="es-ES" w:eastAsia="es-ES" w:bidi="ar-SA"/>
                </w:rPr>
                <w:delText>.007</w:delText>
              </w:r>
            </w:del>
          </w:p>
        </w:tc>
      </w:tr>
      <w:tr>
        <w:trPr>
          <w:del w:id="119" w:author="Codex" w:date="2026-10-20T13:30:13Z"/>
          <w:cantSplit/>
        </w:trPr>
        <w:tc>
          <w:tcPr>
            <w:tcW w:w="5470" w:type="dxa"/>
            <w:tcBorders/>
          </w:tcPr>
          <w:p>
            <w:pPr>
              <w:pStyle w:val="Compact"/>
              <w:keepNext w:val="true"/>
              <w:widowControl/>
              <w:suppressAutoHyphens w:val="true"/>
              <w:spacing w:before="36" w:after="36"/>
              <w:jc w:val="start"/>
              <w:rPr>
                <w:rFonts w:ascii="Times New Roman" w:hAnsi="Times New Roman" w:cs="Times New Roman"/>
                <w:sz w:val="22"/>
                <w:szCs w:val="22"/>
              </w:rPr>
            </w:pPr>
            <w:del w:id="120" w:author="Codex" w:date="2026-10-20T13:30:13Z">
              <w:r>
                <w:rPr>
                  <w:rFonts w:cs="Times New Roman" w:ascii="Times New Roman" w:hAnsi="Times New Roman"/>
                  <w:kern w:val="0"/>
                  <w:sz w:val="22"/>
                  <w:szCs w:val="22"/>
                  <w:lang w:val="es-ES" w:eastAsia="es-ES" w:bidi="ar-SA"/>
                </w:rPr>
                <w:delText>Cultural familiarity</w:delText>
              </w:r>
            </w:del>
          </w:p>
        </w:tc>
        <w:tc>
          <w:tcPr>
            <w:tcW w:w="1575" w:type="dxa"/>
            <w:tcBorders/>
          </w:tcPr>
          <w:p>
            <w:pPr>
              <w:pStyle w:val="Compact"/>
              <w:keepNext w:val="true"/>
              <w:widowControl/>
              <w:suppressAutoHyphens w:val="true"/>
              <w:spacing w:before="36" w:after="36"/>
              <w:jc w:val="center"/>
              <w:rPr>
                <w:rFonts w:ascii="Times New Roman" w:hAnsi="Times New Roman" w:cs="Times New Roman"/>
                <w:sz w:val="22"/>
                <w:szCs w:val="22"/>
              </w:rPr>
            </w:pPr>
            <w:del w:id="121" w:author="Codex" w:date="2026-10-20T13:30:13Z">
              <w:r>
                <w:rPr>
                  <w:rFonts w:cs="Times New Roman" w:ascii="Times New Roman" w:hAnsi="Times New Roman"/>
                  <w:kern w:val="0"/>
                  <w:sz w:val="22"/>
                  <w:szCs w:val="22"/>
                  <w:lang w:val="es-ES" w:eastAsia="es-ES" w:bidi="ar-SA"/>
                </w:rPr>
                <w:delText>Japanese</w:delText>
              </w:r>
            </w:del>
          </w:p>
        </w:tc>
        <w:tc>
          <w:tcPr>
            <w:tcW w:w="1120" w:type="dxa"/>
            <w:tcBorders/>
          </w:tcPr>
          <w:p>
            <w:pPr>
              <w:pStyle w:val="Compact"/>
              <w:keepNext w:val="true"/>
              <w:widowControl/>
              <w:suppressAutoHyphens w:val="true"/>
              <w:spacing w:before="36" w:after="36"/>
              <w:jc w:val="center"/>
              <w:rPr>
                <w:rFonts w:ascii="Times New Roman" w:hAnsi="Times New Roman" w:cs="Times New Roman"/>
                <w:sz w:val="22"/>
                <w:szCs w:val="22"/>
              </w:rPr>
            </w:pPr>
            <w:del w:id="122" w:author="Codex" w:date="2026-10-20T13:30:13Z">
              <w:r>
                <w:rPr>
                  <w:rFonts w:cs="Times New Roman" w:ascii="Times New Roman" w:hAnsi="Times New Roman"/>
                  <w:kern w:val="0"/>
                  <w:sz w:val="22"/>
                  <w:szCs w:val="22"/>
                  <w:lang w:val="es-ES" w:eastAsia="es-ES" w:bidi="ar-SA"/>
                </w:rPr>
                <w:delText>–</w:delText>
              </w:r>
            </w:del>
            <w:del w:id="123" w:author="Codex" w:date="2026-10-20T13:30:13Z">
              <w:r>
                <w:rPr>
                  <w:rFonts w:cs="Times New Roman" w:ascii="Times New Roman" w:hAnsi="Times New Roman"/>
                  <w:kern w:val="0"/>
                  <w:sz w:val="22"/>
                  <w:szCs w:val="22"/>
                  <w:lang w:val="es-ES" w:eastAsia="es-ES" w:bidi="ar-SA"/>
                </w:rPr>
                <w:delText>0.31</w:delText>
              </w:r>
            </w:del>
          </w:p>
        </w:tc>
        <w:tc>
          <w:tcPr>
            <w:tcW w:w="1148" w:type="dxa"/>
            <w:tcBorders/>
          </w:tcPr>
          <w:p>
            <w:pPr>
              <w:pStyle w:val="Compact"/>
              <w:keepNext w:val="true"/>
              <w:widowControl/>
              <w:suppressAutoHyphens w:val="true"/>
              <w:spacing w:before="36" w:after="36"/>
              <w:jc w:val="center"/>
              <w:rPr>
                <w:rFonts w:ascii="Times New Roman" w:hAnsi="Times New Roman" w:cs="Times New Roman"/>
                <w:sz w:val="22"/>
                <w:szCs w:val="22"/>
              </w:rPr>
            </w:pPr>
            <w:del w:id="124" w:author="Codex" w:date="2026-10-20T13:30:13Z">
              <w:r>
                <w:rPr>
                  <w:rFonts w:cs="Times New Roman" w:ascii="Times New Roman" w:hAnsi="Times New Roman"/>
                  <w:kern w:val="0"/>
                  <w:sz w:val="22"/>
                  <w:szCs w:val="22"/>
                  <w:lang w:val="es-ES" w:eastAsia="es-ES" w:bidi="ar-SA"/>
                </w:rPr>
                <w:delText>&lt;.001</w:delText>
              </w:r>
            </w:del>
          </w:p>
        </w:tc>
      </w:tr>
      <w:tr>
        <w:trPr>
          <w:del w:id="125" w:author="Codex" w:date="2026-10-20T13:30:13Z"/>
          <w:cantSplit/>
        </w:trPr>
        <w:tc>
          <w:tcPr>
            <w:tcW w:w="5470" w:type="dxa"/>
            <w:tcBorders/>
          </w:tcPr>
          <w:p>
            <w:pPr>
              <w:pStyle w:val="Compact"/>
              <w:keepNext w:val="false"/>
              <w:widowControl/>
              <w:suppressAutoHyphens w:val="true"/>
              <w:spacing w:before="36" w:after="36"/>
              <w:jc w:val="start"/>
              <w:rPr>
                <w:rFonts w:ascii="Times New Roman" w:hAnsi="Times New Roman" w:cs="Times New Roman"/>
                <w:sz w:val="22"/>
                <w:szCs w:val="22"/>
              </w:rPr>
            </w:pPr>
            <w:del w:id="126" w:author="Codex" w:date="2026-10-20T13:30:13Z">
              <w:r>
                <w:rPr>
                  <w:rFonts w:cs="Times New Roman" w:ascii="Times New Roman" w:hAnsi="Times New Roman"/>
                  <w:kern w:val="0"/>
                  <w:sz w:val="22"/>
                  <w:szCs w:val="22"/>
                  <w:lang w:val="es-ES" w:eastAsia="es-ES" w:bidi="ar-SA"/>
                </w:rPr>
                <w:delText>Enactment potential</w:delText>
              </w:r>
            </w:del>
          </w:p>
        </w:tc>
        <w:tc>
          <w:tcPr>
            <w:tcW w:w="1575" w:type="dxa"/>
            <w:tcBorders/>
          </w:tcPr>
          <w:p>
            <w:pPr>
              <w:pStyle w:val="Compact"/>
              <w:keepNext w:val="false"/>
              <w:widowControl/>
              <w:suppressAutoHyphens w:val="true"/>
              <w:spacing w:before="36" w:after="36"/>
              <w:jc w:val="center"/>
              <w:rPr>
                <w:rFonts w:ascii="Times New Roman" w:hAnsi="Times New Roman" w:cs="Times New Roman"/>
                <w:sz w:val="22"/>
                <w:szCs w:val="22"/>
              </w:rPr>
            </w:pPr>
            <w:del w:id="127" w:author="Codex" w:date="2026-10-20T13:30:13Z">
              <w:r>
                <w:rPr>
                  <w:rFonts w:cs="Times New Roman" w:ascii="Times New Roman" w:hAnsi="Times New Roman"/>
                  <w:kern w:val="0"/>
                  <w:sz w:val="22"/>
                  <w:szCs w:val="22"/>
                  <w:lang w:val="es-ES" w:eastAsia="es-ES" w:bidi="ar-SA"/>
                </w:rPr>
                <w:delText>Japanese</w:delText>
              </w:r>
            </w:del>
          </w:p>
        </w:tc>
        <w:tc>
          <w:tcPr>
            <w:tcW w:w="1120" w:type="dxa"/>
            <w:tcBorders/>
          </w:tcPr>
          <w:p>
            <w:pPr>
              <w:pStyle w:val="Compact"/>
              <w:keepNext w:val="false"/>
              <w:widowControl/>
              <w:suppressAutoHyphens w:val="true"/>
              <w:spacing w:before="36" w:after="36"/>
              <w:jc w:val="center"/>
              <w:rPr>
                <w:rFonts w:ascii="Times New Roman" w:hAnsi="Times New Roman" w:cs="Times New Roman"/>
                <w:sz w:val="22"/>
                <w:szCs w:val="22"/>
              </w:rPr>
            </w:pPr>
            <w:del w:id="128" w:author="Codex" w:date="2026-10-20T13:30:13Z">
              <w:r>
                <w:rPr>
                  <w:rFonts w:cs="Times New Roman" w:ascii="Times New Roman" w:hAnsi="Times New Roman"/>
                  <w:kern w:val="0"/>
                  <w:sz w:val="22"/>
                  <w:szCs w:val="22"/>
                  <w:lang w:val="es-ES" w:eastAsia="es-ES" w:bidi="ar-SA"/>
                </w:rPr>
                <w:delText>–</w:delText>
              </w:r>
            </w:del>
            <w:del w:id="129" w:author="Codex" w:date="2026-10-20T13:30:13Z">
              <w:r>
                <w:rPr>
                  <w:rFonts w:cs="Times New Roman" w:ascii="Times New Roman" w:hAnsi="Times New Roman"/>
                  <w:kern w:val="0"/>
                  <w:sz w:val="22"/>
                  <w:szCs w:val="22"/>
                  <w:lang w:val="es-ES" w:eastAsia="es-ES" w:bidi="ar-SA"/>
                </w:rPr>
                <w:delText>0.28</w:delText>
              </w:r>
            </w:del>
          </w:p>
        </w:tc>
        <w:tc>
          <w:tcPr>
            <w:tcW w:w="1148" w:type="dxa"/>
            <w:tcBorders/>
          </w:tcPr>
          <w:p>
            <w:pPr>
              <w:pStyle w:val="Compact"/>
              <w:keepNext w:val="false"/>
              <w:widowControl/>
              <w:suppressAutoHyphens w:val="true"/>
              <w:spacing w:before="36" w:after="36"/>
              <w:jc w:val="center"/>
              <w:rPr>
                <w:rFonts w:ascii="Times New Roman" w:hAnsi="Times New Roman" w:cs="Times New Roman"/>
                <w:sz w:val="22"/>
                <w:szCs w:val="22"/>
              </w:rPr>
            </w:pPr>
            <w:del w:id="130" w:author="Codex" w:date="2026-10-20T13:30:13Z">
              <w:r>
                <w:rPr>
                  <w:rFonts w:cs="Times New Roman" w:ascii="Times New Roman" w:hAnsi="Times New Roman"/>
                  <w:kern w:val="0"/>
                  <w:sz w:val="22"/>
                  <w:szCs w:val="22"/>
                  <w:lang w:val="es-ES" w:eastAsia="es-ES" w:bidi="ar-SA"/>
                </w:rPr>
                <w:delText>.022</w:delText>
              </w:r>
            </w:del>
          </w:p>
        </w:tc>
      </w:tr>
    </w:tbl>
    <w:p>
      <w:pPr>
        <w:pStyle w:val="Normal"/>
        <w:spacing w:lineRule="exact" w:line="20" w:before="0" w:after="0"/>
        <w:rPr/>
      </w:pPr>
      <w:r>
        <w:rPr/>
      </w:r>
    </w:p>
    <w:tbl>
      <w:tblPr>
        <w:tblStyle w:val="Table"/>
        <w:tblW w:w="8150" w:type="dxa"/>
        <w:jc w:val="start"/>
        <w:tblInd w:w="100" w:type="dxa"/>
        <w:tblLayout w:type="fixed"/>
        <w:tblCellMar>
          <w:top w:w="75" w:type="dxa"/>
          <w:start w:w="100" w:type="dxa"/>
          <w:bottom w:w="75" w:type="dxa"/>
          <w:end w:w="100" w:type="dxa"/>
        </w:tblCellMar>
        <w:tblLook w:val="0020" w:firstRow="1" w:noVBand="0" w:lastRow="0" w:firstColumn="0" w:lastColumn="0" w:noHBand="0"/>
      </w:tblPr>
      <w:tblGrid>
        <w:gridCol w:w="2499"/>
        <w:gridCol w:w="1301"/>
        <w:gridCol w:w="649"/>
        <w:gridCol w:w="1900"/>
        <w:gridCol w:w="901"/>
        <w:gridCol w:w="900"/>
      </w:tblGrid>
      <w:tr>
        <w:trPr>
          <w:tblHeader w:val="true"/>
          <w:ins w:id="131" w:author="Codex" w:date="2026-10-20T13:30:13Z"/>
          <w:cantSplit/>
          <w:cnfStyle w:val="100000000000" w:firstRow="1" w:lastRow="0" w:firstColumn="0" w:lastColumn="0" w:oddVBand="0" w:evenVBand="0" w:oddHBand="0" w:evenHBand="0" w:firstRowFirstColumn="0" w:firstRowLastColumn="0" w:lastRowFirstColumn="0" w:lastRowLastColumn="0"/>
        </w:trPr>
        <w:tc>
          <w:tcPr>
            <w:tcW w:w="2499" w:type="dxa"/>
            <w:tcBorders>
              <w:bottom w:val="single" w:sz="6" w:space="0" w:color="000000"/>
            </w:tcBorders>
            <w:vAlign w:val="bottom"/>
          </w:tcPr>
          <w:p>
            <w:pPr>
              <w:pStyle w:val="Normal"/>
              <w:keepNext w:val="false"/>
              <w:spacing w:lineRule="auto" w:line="240" w:before="40" w:after="40"/>
              <w:rPr/>
            </w:pPr>
            <w:commentRangeStart w:id="5"/>
            <w:ins w:id="132" w:author="Codex" w:date="2026-10-20T13:30:13Z">
              <w:r>
                <w:rPr>
                  <w:b/>
                  <w:sz w:val="18"/>
                </w:rPr>
                <w:t>Dimension</w:t>
              </w:r>
            </w:ins>
            <w:commentRangeEnd w:id="5"/>
            <w:r>
              <w:commentReference w:id="5"/>
            </w:r>
            <w:r>
              <w:rPr>
                <w:b/>
                <w:sz w:val="18"/>
              </w:rPr>
            </w:r>
          </w:p>
        </w:tc>
        <w:tc>
          <w:tcPr>
            <w:tcW w:w="1301" w:type="dxa"/>
            <w:tcBorders>
              <w:bottom w:val="single" w:sz="6" w:space="0" w:color="000000"/>
            </w:tcBorders>
            <w:vAlign w:val="bottom"/>
          </w:tcPr>
          <w:p>
            <w:pPr>
              <w:pStyle w:val="Normal"/>
              <w:spacing w:lineRule="auto" w:line="240" w:before="40" w:after="40"/>
              <w:rPr/>
            </w:pPr>
            <w:ins w:id="133" w:author="Codex" w:date="2026-10-20T13:30:13Z">
              <w:r>
                <w:rPr>
                  <w:b/>
                  <w:sz w:val="18"/>
                </w:rPr>
                <w:t>Cohort</w:t>
              </w:r>
            </w:ins>
          </w:p>
        </w:tc>
        <w:tc>
          <w:tcPr>
            <w:tcW w:w="649" w:type="dxa"/>
            <w:tcBorders>
              <w:bottom w:val="single" w:sz="6" w:space="0" w:color="000000"/>
            </w:tcBorders>
            <w:vAlign w:val="bottom"/>
          </w:tcPr>
          <w:p>
            <w:pPr>
              <w:pStyle w:val="Normal"/>
              <w:spacing w:lineRule="auto" w:line="240" w:before="40" w:after="40"/>
              <w:rPr/>
            </w:pPr>
            <w:ins w:id="134" w:author="Codex" w:date="2026-10-20T13:30:13Z">
              <w:r>
                <w:rPr>
                  <w:b/>
                  <w:sz w:val="18"/>
                </w:rPr>
                <w:t>b</w:t>
              </w:r>
            </w:ins>
          </w:p>
        </w:tc>
        <w:tc>
          <w:tcPr>
            <w:tcW w:w="1900" w:type="dxa"/>
            <w:tcBorders>
              <w:bottom w:val="single" w:sz="6" w:space="0" w:color="000000"/>
            </w:tcBorders>
            <w:vAlign w:val="bottom"/>
          </w:tcPr>
          <w:p>
            <w:pPr>
              <w:pStyle w:val="Normal"/>
              <w:spacing w:lineRule="auto" w:line="240" w:before="40" w:after="40"/>
              <w:rPr/>
            </w:pPr>
            <w:ins w:id="135" w:author="Codex" w:date="2026-10-20T13:30:13Z">
              <w:r>
                <w:rPr>
                  <w:b/>
                  <w:sz w:val="18"/>
                </w:rPr>
                <w:t>95% CI</w:t>
              </w:r>
            </w:ins>
          </w:p>
        </w:tc>
        <w:tc>
          <w:tcPr>
            <w:tcW w:w="901" w:type="dxa"/>
            <w:tcBorders>
              <w:bottom w:val="single" w:sz="6" w:space="0" w:color="000000"/>
            </w:tcBorders>
            <w:vAlign w:val="bottom"/>
          </w:tcPr>
          <w:p>
            <w:pPr>
              <w:pStyle w:val="Normal"/>
              <w:spacing w:lineRule="auto" w:line="240" w:before="40" w:after="40"/>
              <w:rPr/>
            </w:pPr>
            <w:ins w:id="136" w:author="Codex" w:date="2026-10-20T13:30:13Z">
              <w:r>
                <w:rPr>
                  <w:b/>
                  <w:sz w:val="18"/>
                </w:rPr>
                <w:t>p</w:t>
              </w:r>
            </w:ins>
          </w:p>
        </w:tc>
        <w:tc>
          <w:tcPr>
            <w:tcW w:w="900" w:type="dxa"/>
            <w:tcBorders>
              <w:bottom w:val="single" w:sz="6" w:space="0" w:color="000000"/>
            </w:tcBorders>
            <w:vAlign w:val="bottom"/>
          </w:tcPr>
          <w:p>
            <w:pPr>
              <w:pStyle w:val="Normal"/>
              <w:spacing w:lineRule="auto" w:line="240" w:before="40" w:after="40"/>
              <w:rPr/>
            </w:pPr>
            <w:ins w:id="137" w:author="Codex" w:date="2026-10-20T13:30:13Z">
              <w:r>
                <w:rPr>
                  <w:b/>
                  <w:sz w:val="18"/>
                </w:rPr>
                <w:t>Holm p</w:t>
              </w:r>
            </w:ins>
          </w:p>
        </w:tc>
      </w:tr>
      <w:tr>
        <w:trPr>
          <w:ins w:id="138" w:author="Codex" w:date="2026-10-20T13:30:13Z"/>
        </w:trPr>
        <w:tc>
          <w:tcPr>
            <w:tcW w:w="2499" w:type="dxa"/>
            <w:tcBorders/>
          </w:tcPr>
          <w:p>
            <w:pPr>
              <w:pStyle w:val="Normal"/>
              <w:keepNext w:val="false"/>
              <w:spacing w:lineRule="auto" w:line="240" w:before="40" w:after="40"/>
              <w:rPr/>
            </w:pPr>
            <w:ins w:id="139" w:author="Codex" w:date="2026-10-20T13:30:13Z">
              <w:r>
                <w:rPr>
                  <w:sz w:val="18"/>
                </w:rPr>
                <w:t>Iconicity</w:t>
              </w:r>
            </w:ins>
          </w:p>
        </w:tc>
        <w:tc>
          <w:tcPr>
            <w:tcW w:w="1301" w:type="dxa"/>
            <w:tcBorders/>
          </w:tcPr>
          <w:p>
            <w:pPr>
              <w:pStyle w:val="Normal"/>
              <w:spacing w:lineRule="auto" w:line="240" w:before="40" w:after="40"/>
              <w:rPr/>
            </w:pPr>
            <w:ins w:id="140" w:author="Codex" w:date="2026-10-20T13:30:13Z">
              <w:r>
                <w:rPr>
                  <w:sz w:val="18"/>
                </w:rPr>
                <w:t>English</w:t>
              </w:r>
            </w:ins>
          </w:p>
        </w:tc>
        <w:tc>
          <w:tcPr>
            <w:tcW w:w="649" w:type="dxa"/>
            <w:tcBorders/>
          </w:tcPr>
          <w:p>
            <w:pPr>
              <w:pStyle w:val="Normal"/>
              <w:spacing w:lineRule="auto" w:line="240" w:before="40" w:after="40"/>
              <w:rPr/>
            </w:pPr>
            <w:ins w:id="141" w:author="Codex" w:date="2026-10-20T13:30:13Z">
              <w:r>
                <w:rPr>
                  <w:sz w:val="18"/>
                </w:rPr>
                <w:t>-0.20</w:t>
              </w:r>
            </w:ins>
          </w:p>
        </w:tc>
        <w:tc>
          <w:tcPr>
            <w:tcW w:w="1900" w:type="dxa"/>
            <w:tcBorders/>
          </w:tcPr>
          <w:p>
            <w:pPr>
              <w:pStyle w:val="Normal"/>
              <w:spacing w:lineRule="auto" w:line="240" w:before="40" w:after="40"/>
              <w:rPr/>
            </w:pPr>
            <w:ins w:id="142" w:author="Codex" w:date="2026-10-20T13:30:13Z">
              <w:r>
                <w:rPr>
                  <w:sz w:val="18"/>
                </w:rPr>
                <w:t>[-0.38, -0.01]</w:t>
              </w:r>
            </w:ins>
          </w:p>
        </w:tc>
        <w:tc>
          <w:tcPr>
            <w:tcW w:w="901" w:type="dxa"/>
            <w:tcBorders/>
          </w:tcPr>
          <w:p>
            <w:pPr>
              <w:pStyle w:val="Normal"/>
              <w:spacing w:lineRule="auto" w:line="240" w:before="40" w:after="40"/>
              <w:rPr/>
            </w:pPr>
            <w:ins w:id="143" w:author="Codex" w:date="2026-10-20T13:30:13Z">
              <w:r>
                <w:rPr>
                  <w:sz w:val="18"/>
                </w:rPr>
                <w:t>.037</w:t>
              </w:r>
            </w:ins>
          </w:p>
        </w:tc>
        <w:tc>
          <w:tcPr>
            <w:tcW w:w="900" w:type="dxa"/>
            <w:tcBorders/>
          </w:tcPr>
          <w:p>
            <w:pPr>
              <w:pStyle w:val="Normal"/>
              <w:spacing w:lineRule="auto" w:line="240" w:before="40" w:after="40"/>
              <w:rPr/>
            </w:pPr>
            <w:ins w:id="144" w:author="Codex" w:date="2026-10-20T13:30:13Z">
              <w:r>
                <w:rPr>
                  <w:sz w:val="18"/>
                </w:rPr>
                <w:t>.554</w:t>
              </w:r>
            </w:ins>
          </w:p>
        </w:tc>
      </w:tr>
      <w:tr>
        <w:trPr>
          <w:ins w:id="145" w:author="Codex" w:date="2026-10-20T13:30:13Z"/>
        </w:trPr>
        <w:tc>
          <w:tcPr>
            <w:tcW w:w="2499" w:type="dxa"/>
            <w:tcBorders/>
          </w:tcPr>
          <w:p>
            <w:pPr>
              <w:pStyle w:val="Normal"/>
              <w:keepNext w:val="false"/>
              <w:spacing w:lineRule="auto" w:line="240" w:before="40" w:after="40"/>
              <w:rPr/>
            </w:pPr>
            <w:ins w:id="146" w:author="Codex" w:date="2026-10-20T13:30:13Z">
              <w:r>
                <w:rPr>
                  <w:sz w:val="18"/>
                </w:rPr>
                <w:t>Iconicity</w:t>
              </w:r>
            </w:ins>
          </w:p>
        </w:tc>
        <w:tc>
          <w:tcPr>
            <w:tcW w:w="1301" w:type="dxa"/>
            <w:tcBorders/>
          </w:tcPr>
          <w:p>
            <w:pPr>
              <w:pStyle w:val="Normal"/>
              <w:spacing w:lineRule="auto" w:line="240" w:before="40" w:after="40"/>
              <w:rPr/>
            </w:pPr>
            <w:ins w:id="147" w:author="Codex" w:date="2026-10-20T13:30:13Z">
              <w:r>
                <w:rPr>
                  <w:sz w:val="18"/>
                </w:rPr>
                <w:t>Italian</w:t>
              </w:r>
            </w:ins>
          </w:p>
        </w:tc>
        <w:tc>
          <w:tcPr>
            <w:tcW w:w="649" w:type="dxa"/>
            <w:tcBorders/>
          </w:tcPr>
          <w:p>
            <w:pPr>
              <w:pStyle w:val="Normal"/>
              <w:spacing w:lineRule="auto" w:line="240" w:before="40" w:after="40"/>
              <w:rPr/>
            </w:pPr>
            <w:ins w:id="148" w:author="Codex" w:date="2026-10-20T13:30:13Z">
              <w:r>
                <w:rPr>
                  <w:sz w:val="18"/>
                </w:rPr>
                <w:t>-0.04</w:t>
              </w:r>
            </w:ins>
          </w:p>
        </w:tc>
        <w:tc>
          <w:tcPr>
            <w:tcW w:w="1900" w:type="dxa"/>
            <w:tcBorders/>
          </w:tcPr>
          <w:p>
            <w:pPr>
              <w:pStyle w:val="Normal"/>
              <w:spacing w:lineRule="auto" w:line="240" w:before="40" w:after="40"/>
              <w:rPr/>
            </w:pPr>
            <w:ins w:id="149" w:author="Codex" w:date="2026-10-20T13:30:13Z">
              <w:r>
                <w:rPr>
                  <w:sz w:val="18"/>
                </w:rPr>
                <w:t>[-0.21, 0.14]</w:t>
              </w:r>
            </w:ins>
          </w:p>
        </w:tc>
        <w:tc>
          <w:tcPr>
            <w:tcW w:w="901" w:type="dxa"/>
            <w:tcBorders/>
          </w:tcPr>
          <w:p>
            <w:pPr>
              <w:pStyle w:val="Normal"/>
              <w:spacing w:lineRule="auto" w:line="240" w:before="40" w:after="40"/>
              <w:rPr/>
            </w:pPr>
            <w:ins w:id="150" w:author="Codex" w:date="2026-10-20T13:30:13Z">
              <w:r>
                <w:rPr>
                  <w:sz w:val="18"/>
                </w:rPr>
                <w:t>.691</w:t>
              </w:r>
            </w:ins>
          </w:p>
        </w:tc>
        <w:tc>
          <w:tcPr>
            <w:tcW w:w="900" w:type="dxa"/>
            <w:tcBorders/>
          </w:tcPr>
          <w:p>
            <w:pPr>
              <w:pStyle w:val="Normal"/>
              <w:spacing w:lineRule="auto" w:line="240" w:before="40" w:after="40"/>
              <w:rPr/>
            </w:pPr>
            <w:ins w:id="151" w:author="Codex" w:date="2026-10-20T13:30:13Z">
              <w:r>
                <w:rPr>
                  <w:sz w:val="18"/>
                </w:rPr>
                <w:t>1.000</w:t>
              </w:r>
            </w:ins>
          </w:p>
        </w:tc>
      </w:tr>
      <w:tr>
        <w:trPr>
          <w:ins w:id="152" w:author="Codex" w:date="2026-10-20T13:30:13Z"/>
        </w:trPr>
        <w:tc>
          <w:tcPr>
            <w:tcW w:w="2499" w:type="dxa"/>
            <w:tcBorders/>
          </w:tcPr>
          <w:p>
            <w:pPr>
              <w:pStyle w:val="Normal"/>
              <w:keepNext w:val="false"/>
              <w:spacing w:lineRule="auto" w:line="240" w:before="40" w:after="40"/>
              <w:rPr/>
            </w:pPr>
            <w:ins w:id="153" w:author="Codex" w:date="2026-10-20T13:30:13Z">
              <w:r>
                <w:rPr>
                  <w:sz w:val="18"/>
                </w:rPr>
                <w:t>Iconicity</w:t>
              </w:r>
            </w:ins>
          </w:p>
        </w:tc>
        <w:tc>
          <w:tcPr>
            <w:tcW w:w="1301" w:type="dxa"/>
            <w:tcBorders/>
          </w:tcPr>
          <w:p>
            <w:pPr>
              <w:pStyle w:val="Normal"/>
              <w:spacing w:lineRule="auto" w:line="240" w:before="40" w:after="40"/>
              <w:rPr/>
            </w:pPr>
            <w:ins w:id="154" w:author="Codex" w:date="2026-10-20T13:30:13Z">
              <w:r>
                <w:rPr>
                  <w:sz w:val="18"/>
                </w:rPr>
                <w:t>Japanese</w:t>
              </w:r>
            </w:ins>
          </w:p>
        </w:tc>
        <w:tc>
          <w:tcPr>
            <w:tcW w:w="649" w:type="dxa"/>
            <w:tcBorders/>
          </w:tcPr>
          <w:p>
            <w:pPr>
              <w:pStyle w:val="Normal"/>
              <w:spacing w:lineRule="auto" w:line="240" w:before="40" w:after="40"/>
              <w:rPr/>
            </w:pPr>
            <w:ins w:id="155" w:author="Codex" w:date="2026-10-20T13:30:13Z">
              <w:r>
                <w:rPr>
                  <w:sz w:val="18"/>
                </w:rPr>
                <w:t>-0.10</w:t>
              </w:r>
            </w:ins>
          </w:p>
        </w:tc>
        <w:tc>
          <w:tcPr>
            <w:tcW w:w="1900" w:type="dxa"/>
            <w:tcBorders/>
          </w:tcPr>
          <w:p>
            <w:pPr>
              <w:pStyle w:val="Normal"/>
              <w:spacing w:lineRule="auto" w:line="240" w:before="40" w:after="40"/>
              <w:rPr/>
            </w:pPr>
            <w:ins w:id="156" w:author="Codex" w:date="2026-10-20T13:30:13Z">
              <w:r>
                <w:rPr>
                  <w:sz w:val="18"/>
                </w:rPr>
                <w:t>[-0.26, 0.05]</w:t>
              </w:r>
            </w:ins>
          </w:p>
        </w:tc>
        <w:tc>
          <w:tcPr>
            <w:tcW w:w="901" w:type="dxa"/>
            <w:tcBorders/>
          </w:tcPr>
          <w:p>
            <w:pPr>
              <w:pStyle w:val="Normal"/>
              <w:spacing w:lineRule="auto" w:line="240" w:before="40" w:after="40"/>
              <w:rPr/>
            </w:pPr>
            <w:ins w:id="157" w:author="Codex" w:date="2026-10-20T13:30:13Z">
              <w:r>
                <w:rPr>
                  <w:sz w:val="18"/>
                </w:rPr>
                <w:t>.195</w:t>
              </w:r>
            </w:ins>
          </w:p>
        </w:tc>
        <w:tc>
          <w:tcPr>
            <w:tcW w:w="900" w:type="dxa"/>
            <w:tcBorders/>
          </w:tcPr>
          <w:p>
            <w:pPr>
              <w:pStyle w:val="Normal"/>
              <w:spacing w:lineRule="auto" w:line="240" w:before="40" w:after="40"/>
              <w:rPr/>
            </w:pPr>
            <w:ins w:id="158" w:author="Codex" w:date="2026-10-20T13:30:13Z">
              <w:r>
                <w:rPr>
                  <w:sz w:val="18"/>
                </w:rPr>
                <w:t>1.000</w:t>
              </w:r>
            </w:ins>
          </w:p>
        </w:tc>
      </w:tr>
      <w:tr>
        <w:trPr>
          <w:ins w:id="159" w:author="Codex" w:date="2026-10-20T13:30:13Z"/>
        </w:trPr>
        <w:tc>
          <w:tcPr>
            <w:tcW w:w="2499" w:type="dxa"/>
            <w:tcBorders/>
          </w:tcPr>
          <w:p>
            <w:pPr>
              <w:pStyle w:val="Normal"/>
              <w:keepNext w:val="false"/>
              <w:spacing w:lineRule="auto" w:line="240" w:before="40" w:after="40"/>
              <w:rPr/>
            </w:pPr>
            <w:ins w:id="160" w:author="Codex" w:date="2026-10-20T13:30:13Z">
              <w:r>
                <w:rPr>
                  <w:sz w:val="18"/>
                </w:rPr>
                <w:t>Sensorimotor imagery</w:t>
              </w:r>
            </w:ins>
          </w:p>
        </w:tc>
        <w:tc>
          <w:tcPr>
            <w:tcW w:w="1301" w:type="dxa"/>
            <w:tcBorders/>
          </w:tcPr>
          <w:p>
            <w:pPr>
              <w:pStyle w:val="Normal"/>
              <w:spacing w:lineRule="auto" w:line="240" w:before="40" w:after="40"/>
              <w:rPr/>
            </w:pPr>
            <w:ins w:id="161" w:author="Codex" w:date="2026-10-20T13:30:13Z">
              <w:r>
                <w:rPr>
                  <w:sz w:val="18"/>
                </w:rPr>
                <w:t>English</w:t>
              </w:r>
            </w:ins>
          </w:p>
        </w:tc>
        <w:tc>
          <w:tcPr>
            <w:tcW w:w="649" w:type="dxa"/>
            <w:tcBorders/>
          </w:tcPr>
          <w:p>
            <w:pPr>
              <w:pStyle w:val="Normal"/>
              <w:spacing w:lineRule="auto" w:line="240" w:before="40" w:after="40"/>
              <w:rPr/>
            </w:pPr>
            <w:ins w:id="162" w:author="Codex" w:date="2026-10-20T13:30:13Z">
              <w:r>
                <w:rPr>
                  <w:sz w:val="18"/>
                </w:rPr>
                <w:t>-0.14</w:t>
              </w:r>
            </w:ins>
          </w:p>
        </w:tc>
        <w:tc>
          <w:tcPr>
            <w:tcW w:w="1900" w:type="dxa"/>
            <w:tcBorders/>
          </w:tcPr>
          <w:p>
            <w:pPr>
              <w:pStyle w:val="Normal"/>
              <w:spacing w:lineRule="auto" w:line="240" w:before="40" w:after="40"/>
              <w:rPr/>
            </w:pPr>
            <w:ins w:id="163" w:author="Codex" w:date="2026-10-20T13:30:13Z">
              <w:r>
                <w:rPr>
                  <w:sz w:val="18"/>
                </w:rPr>
                <w:t>[-0.35, 0.07]</w:t>
              </w:r>
            </w:ins>
          </w:p>
        </w:tc>
        <w:tc>
          <w:tcPr>
            <w:tcW w:w="901" w:type="dxa"/>
            <w:tcBorders/>
          </w:tcPr>
          <w:p>
            <w:pPr>
              <w:pStyle w:val="Normal"/>
              <w:spacing w:lineRule="auto" w:line="240" w:before="40" w:after="40"/>
              <w:rPr/>
            </w:pPr>
            <w:ins w:id="164" w:author="Codex" w:date="2026-10-20T13:30:13Z">
              <w:r>
                <w:rPr>
                  <w:sz w:val="18"/>
                </w:rPr>
                <w:t>.180</w:t>
              </w:r>
            </w:ins>
          </w:p>
        </w:tc>
        <w:tc>
          <w:tcPr>
            <w:tcW w:w="900" w:type="dxa"/>
            <w:tcBorders/>
          </w:tcPr>
          <w:p>
            <w:pPr>
              <w:pStyle w:val="Normal"/>
              <w:spacing w:lineRule="auto" w:line="240" w:before="40" w:after="40"/>
              <w:rPr/>
            </w:pPr>
            <w:ins w:id="165" w:author="Codex" w:date="2026-10-20T13:30:13Z">
              <w:r>
                <w:rPr>
                  <w:sz w:val="18"/>
                </w:rPr>
                <w:t>1.000</w:t>
              </w:r>
            </w:ins>
          </w:p>
        </w:tc>
      </w:tr>
      <w:tr>
        <w:trPr>
          <w:ins w:id="166" w:author="Codex" w:date="2026-10-20T13:30:13Z"/>
        </w:trPr>
        <w:tc>
          <w:tcPr>
            <w:tcW w:w="2499" w:type="dxa"/>
            <w:tcBorders/>
          </w:tcPr>
          <w:p>
            <w:pPr>
              <w:pStyle w:val="Normal"/>
              <w:keepNext w:val="false"/>
              <w:spacing w:lineRule="auto" w:line="240" w:before="40" w:after="40"/>
              <w:rPr/>
            </w:pPr>
            <w:ins w:id="167" w:author="Codex" w:date="2026-10-20T13:30:13Z">
              <w:r>
                <w:rPr>
                  <w:sz w:val="18"/>
                </w:rPr>
                <w:t>Sensorimotor imagery</w:t>
              </w:r>
            </w:ins>
          </w:p>
        </w:tc>
        <w:tc>
          <w:tcPr>
            <w:tcW w:w="1301" w:type="dxa"/>
            <w:tcBorders/>
          </w:tcPr>
          <w:p>
            <w:pPr>
              <w:pStyle w:val="Normal"/>
              <w:spacing w:lineRule="auto" w:line="240" w:before="40" w:after="40"/>
              <w:rPr/>
            </w:pPr>
            <w:ins w:id="168" w:author="Codex" w:date="2026-10-20T13:30:13Z">
              <w:r>
                <w:rPr>
                  <w:sz w:val="18"/>
                </w:rPr>
                <w:t>Italian</w:t>
              </w:r>
            </w:ins>
          </w:p>
        </w:tc>
        <w:tc>
          <w:tcPr>
            <w:tcW w:w="649" w:type="dxa"/>
            <w:tcBorders/>
          </w:tcPr>
          <w:p>
            <w:pPr>
              <w:pStyle w:val="Normal"/>
              <w:spacing w:lineRule="auto" w:line="240" w:before="40" w:after="40"/>
              <w:rPr/>
            </w:pPr>
            <w:ins w:id="169" w:author="Codex" w:date="2026-10-20T13:30:13Z">
              <w:r>
                <w:rPr>
                  <w:sz w:val="18"/>
                </w:rPr>
                <w:t>0.24</w:t>
              </w:r>
            </w:ins>
          </w:p>
        </w:tc>
        <w:tc>
          <w:tcPr>
            <w:tcW w:w="1900" w:type="dxa"/>
            <w:tcBorders/>
          </w:tcPr>
          <w:p>
            <w:pPr>
              <w:pStyle w:val="Normal"/>
              <w:spacing w:lineRule="auto" w:line="240" w:before="40" w:after="40"/>
              <w:rPr/>
            </w:pPr>
            <w:ins w:id="170" w:author="Codex" w:date="2026-10-20T13:30:13Z">
              <w:r>
                <w:rPr>
                  <w:sz w:val="18"/>
                </w:rPr>
                <w:t>[0.05, 0.44]</w:t>
              </w:r>
            </w:ins>
          </w:p>
        </w:tc>
        <w:tc>
          <w:tcPr>
            <w:tcW w:w="901" w:type="dxa"/>
            <w:tcBorders/>
          </w:tcPr>
          <w:p>
            <w:pPr>
              <w:pStyle w:val="Normal"/>
              <w:spacing w:lineRule="auto" w:line="240" w:before="40" w:after="40"/>
              <w:rPr/>
            </w:pPr>
            <w:ins w:id="171" w:author="Codex" w:date="2026-10-20T13:30:13Z">
              <w:r>
                <w:rPr>
                  <w:sz w:val="18"/>
                </w:rPr>
                <w:t>.016</w:t>
              </w:r>
            </w:ins>
          </w:p>
        </w:tc>
        <w:tc>
          <w:tcPr>
            <w:tcW w:w="900" w:type="dxa"/>
            <w:tcBorders/>
          </w:tcPr>
          <w:p>
            <w:pPr>
              <w:pStyle w:val="Normal"/>
              <w:spacing w:lineRule="auto" w:line="240" w:before="40" w:after="40"/>
              <w:rPr/>
            </w:pPr>
            <w:ins w:id="172" w:author="Codex" w:date="2026-10-20T13:30:13Z">
              <w:r>
                <w:rPr>
                  <w:sz w:val="18"/>
                </w:rPr>
                <w:t>.275</w:t>
              </w:r>
            </w:ins>
          </w:p>
        </w:tc>
      </w:tr>
      <w:tr>
        <w:trPr>
          <w:ins w:id="173" w:author="Codex" w:date="2026-10-20T13:30:13Z"/>
        </w:trPr>
        <w:tc>
          <w:tcPr>
            <w:tcW w:w="2499" w:type="dxa"/>
            <w:tcBorders/>
          </w:tcPr>
          <w:p>
            <w:pPr>
              <w:pStyle w:val="Normal"/>
              <w:keepNext w:val="false"/>
              <w:spacing w:lineRule="auto" w:line="240" w:before="40" w:after="40"/>
              <w:rPr/>
            </w:pPr>
            <w:ins w:id="174" w:author="Codex" w:date="2026-10-20T13:30:13Z">
              <w:r>
                <w:rPr>
                  <w:sz w:val="18"/>
                </w:rPr>
                <w:t>Sensorimotor imagery</w:t>
              </w:r>
            </w:ins>
          </w:p>
        </w:tc>
        <w:tc>
          <w:tcPr>
            <w:tcW w:w="1301" w:type="dxa"/>
            <w:tcBorders/>
          </w:tcPr>
          <w:p>
            <w:pPr>
              <w:pStyle w:val="Normal"/>
              <w:spacing w:lineRule="auto" w:line="240" w:before="40" w:after="40"/>
              <w:rPr/>
            </w:pPr>
            <w:ins w:id="175" w:author="Codex" w:date="2026-10-20T13:30:13Z">
              <w:r>
                <w:rPr>
                  <w:sz w:val="18"/>
                </w:rPr>
                <w:t>Japanese</w:t>
              </w:r>
            </w:ins>
          </w:p>
        </w:tc>
        <w:tc>
          <w:tcPr>
            <w:tcW w:w="649" w:type="dxa"/>
            <w:tcBorders/>
          </w:tcPr>
          <w:p>
            <w:pPr>
              <w:pStyle w:val="Normal"/>
              <w:spacing w:lineRule="auto" w:line="240" w:before="40" w:after="40"/>
              <w:rPr/>
            </w:pPr>
            <w:ins w:id="176" w:author="Codex" w:date="2026-10-20T13:30:13Z">
              <w:r>
                <w:rPr>
                  <w:sz w:val="18"/>
                </w:rPr>
                <w:t>0.05</w:t>
              </w:r>
            </w:ins>
          </w:p>
        </w:tc>
        <w:tc>
          <w:tcPr>
            <w:tcW w:w="1900" w:type="dxa"/>
            <w:tcBorders/>
          </w:tcPr>
          <w:p>
            <w:pPr>
              <w:pStyle w:val="Normal"/>
              <w:spacing w:lineRule="auto" w:line="240" w:before="40" w:after="40"/>
              <w:rPr/>
            </w:pPr>
            <w:ins w:id="177" w:author="Codex" w:date="2026-10-20T13:30:13Z">
              <w:r>
                <w:rPr>
                  <w:sz w:val="18"/>
                </w:rPr>
                <w:t>[-0.12, 0.21]</w:t>
              </w:r>
            </w:ins>
          </w:p>
        </w:tc>
        <w:tc>
          <w:tcPr>
            <w:tcW w:w="901" w:type="dxa"/>
            <w:tcBorders/>
          </w:tcPr>
          <w:p>
            <w:pPr>
              <w:pStyle w:val="Normal"/>
              <w:spacing w:lineRule="auto" w:line="240" w:before="40" w:after="40"/>
              <w:rPr/>
            </w:pPr>
            <w:ins w:id="178" w:author="Codex" w:date="2026-10-20T13:30:13Z">
              <w:r>
                <w:rPr>
                  <w:sz w:val="18"/>
                </w:rPr>
                <w:t>.594</w:t>
              </w:r>
            </w:ins>
          </w:p>
        </w:tc>
        <w:tc>
          <w:tcPr>
            <w:tcW w:w="900" w:type="dxa"/>
            <w:tcBorders/>
          </w:tcPr>
          <w:p>
            <w:pPr>
              <w:pStyle w:val="Normal"/>
              <w:spacing w:lineRule="auto" w:line="240" w:before="40" w:after="40"/>
              <w:rPr/>
            </w:pPr>
            <w:ins w:id="179" w:author="Codex" w:date="2026-10-20T13:30:13Z">
              <w:r>
                <w:rPr>
                  <w:sz w:val="18"/>
                </w:rPr>
                <w:t>1.000</w:t>
              </w:r>
            </w:ins>
          </w:p>
        </w:tc>
      </w:tr>
      <w:tr>
        <w:trPr>
          <w:ins w:id="180" w:author="Codex" w:date="2026-10-20T13:30:13Z"/>
        </w:trPr>
        <w:tc>
          <w:tcPr>
            <w:tcW w:w="2499" w:type="dxa"/>
            <w:tcBorders/>
          </w:tcPr>
          <w:p>
            <w:pPr>
              <w:pStyle w:val="Normal"/>
              <w:keepNext w:val="false"/>
              <w:spacing w:lineRule="auto" w:line="240" w:before="40" w:after="40"/>
              <w:rPr/>
            </w:pPr>
            <w:ins w:id="181" w:author="Codex" w:date="2026-10-20T13:30:13Z">
              <w:r>
                <w:rPr>
                  <w:sz w:val="18"/>
                </w:rPr>
                <w:t>Motional salience</w:t>
              </w:r>
            </w:ins>
          </w:p>
        </w:tc>
        <w:tc>
          <w:tcPr>
            <w:tcW w:w="1301" w:type="dxa"/>
            <w:tcBorders/>
          </w:tcPr>
          <w:p>
            <w:pPr>
              <w:pStyle w:val="Normal"/>
              <w:spacing w:lineRule="auto" w:line="240" w:before="40" w:after="40"/>
              <w:rPr/>
            </w:pPr>
            <w:ins w:id="182" w:author="Codex" w:date="2026-10-20T13:30:13Z">
              <w:r>
                <w:rPr>
                  <w:sz w:val="18"/>
                </w:rPr>
                <w:t>English</w:t>
              </w:r>
            </w:ins>
          </w:p>
        </w:tc>
        <w:tc>
          <w:tcPr>
            <w:tcW w:w="649" w:type="dxa"/>
            <w:tcBorders/>
          </w:tcPr>
          <w:p>
            <w:pPr>
              <w:pStyle w:val="Normal"/>
              <w:spacing w:lineRule="auto" w:line="240" w:before="40" w:after="40"/>
              <w:rPr/>
            </w:pPr>
            <w:ins w:id="183" w:author="Codex" w:date="2026-10-20T13:30:13Z">
              <w:r>
                <w:rPr>
                  <w:sz w:val="18"/>
                </w:rPr>
                <w:t>-0.24</w:t>
              </w:r>
            </w:ins>
          </w:p>
        </w:tc>
        <w:tc>
          <w:tcPr>
            <w:tcW w:w="1900" w:type="dxa"/>
            <w:tcBorders/>
          </w:tcPr>
          <w:p>
            <w:pPr>
              <w:pStyle w:val="Normal"/>
              <w:spacing w:lineRule="auto" w:line="240" w:before="40" w:after="40"/>
              <w:rPr/>
            </w:pPr>
            <w:ins w:id="184" w:author="Codex" w:date="2026-10-20T13:30:13Z">
              <w:r>
                <w:rPr>
                  <w:sz w:val="18"/>
                </w:rPr>
                <w:t>[-0.42, -0.07]</w:t>
              </w:r>
            </w:ins>
          </w:p>
        </w:tc>
        <w:tc>
          <w:tcPr>
            <w:tcW w:w="901" w:type="dxa"/>
            <w:tcBorders/>
          </w:tcPr>
          <w:p>
            <w:pPr>
              <w:pStyle w:val="Normal"/>
              <w:spacing w:lineRule="auto" w:line="240" w:before="40" w:after="40"/>
              <w:rPr/>
            </w:pPr>
            <w:ins w:id="185" w:author="Codex" w:date="2026-10-20T13:30:13Z">
              <w:r>
                <w:rPr>
                  <w:sz w:val="18"/>
                </w:rPr>
                <w:t>.007</w:t>
              </w:r>
            </w:ins>
          </w:p>
        </w:tc>
        <w:tc>
          <w:tcPr>
            <w:tcW w:w="900" w:type="dxa"/>
            <w:tcBorders/>
          </w:tcPr>
          <w:p>
            <w:pPr>
              <w:pStyle w:val="Normal"/>
              <w:spacing w:lineRule="auto" w:line="240" w:before="40" w:after="40"/>
              <w:rPr/>
            </w:pPr>
            <w:ins w:id="186" w:author="Codex" w:date="2026-10-20T13:30:13Z">
              <w:r>
                <w:rPr>
                  <w:sz w:val="18"/>
                </w:rPr>
                <w:t>.125</w:t>
              </w:r>
            </w:ins>
          </w:p>
        </w:tc>
      </w:tr>
      <w:tr>
        <w:trPr>
          <w:ins w:id="187" w:author="Codex" w:date="2026-10-20T13:30:13Z"/>
        </w:trPr>
        <w:tc>
          <w:tcPr>
            <w:tcW w:w="2499" w:type="dxa"/>
            <w:tcBorders/>
          </w:tcPr>
          <w:p>
            <w:pPr>
              <w:pStyle w:val="Normal"/>
              <w:keepNext w:val="false"/>
              <w:spacing w:lineRule="auto" w:line="240" w:before="40" w:after="40"/>
              <w:rPr/>
            </w:pPr>
            <w:ins w:id="188" w:author="Codex" w:date="2026-10-20T13:30:13Z">
              <w:r>
                <w:rPr>
                  <w:sz w:val="18"/>
                </w:rPr>
                <w:t>Motional salience</w:t>
              </w:r>
            </w:ins>
          </w:p>
        </w:tc>
        <w:tc>
          <w:tcPr>
            <w:tcW w:w="1301" w:type="dxa"/>
            <w:tcBorders/>
          </w:tcPr>
          <w:p>
            <w:pPr>
              <w:pStyle w:val="Normal"/>
              <w:spacing w:lineRule="auto" w:line="240" w:before="40" w:after="40"/>
              <w:rPr/>
            </w:pPr>
            <w:ins w:id="189" w:author="Codex" w:date="2026-10-20T13:30:13Z">
              <w:r>
                <w:rPr>
                  <w:sz w:val="18"/>
                </w:rPr>
                <w:t>Italian</w:t>
              </w:r>
            </w:ins>
          </w:p>
        </w:tc>
        <w:tc>
          <w:tcPr>
            <w:tcW w:w="649" w:type="dxa"/>
            <w:tcBorders/>
          </w:tcPr>
          <w:p>
            <w:pPr>
              <w:pStyle w:val="Normal"/>
              <w:spacing w:lineRule="auto" w:line="240" w:before="40" w:after="40"/>
              <w:rPr/>
            </w:pPr>
            <w:ins w:id="190" w:author="Codex" w:date="2026-10-20T13:30:13Z">
              <w:r>
                <w:rPr>
                  <w:sz w:val="18"/>
                </w:rPr>
                <w:t>0.18</w:t>
              </w:r>
            </w:ins>
          </w:p>
        </w:tc>
        <w:tc>
          <w:tcPr>
            <w:tcW w:w="1900" w:type="dxa"/>
            <w:tcBorders/>
          </w:tcPr>
          <w:p>
            <w:pPr>
              <w:pStyle w:val="Normal"/>
              <w:spacing w:lineRule="auto" w:line="240" w:before="40" w:after="40"/>
              <w:rPr/>
            </w:pPr>
            <w:ins w:id="191" w:author="Codex" w:date="2026-10-20T13:30:13Z">
              <w:r>
                <w:rPr>
                  <w:sz w:val="18"/>
                </w:rPr>
                <w:t>[-0.01, 0.36]</w:t>
              </w:r>
            </w:ins>
          </w:p>
        </w:tc>
        <w:tc>
          <w:tcPr>
            <w:tcW w:w="901" w:type="dxa"/>
            <w:tcBorders/>
          </w:tcPr>
          <w:p>
            <w:pPr>
              <w:pStyle w:val="Normal"/>
              <w:spacing w:lineRule="auto" w:line="240" w:before="40" w:after="40"/>
              <w:rPr/>
            </w:pPr>
            <w:ins w:id="192" w:author="Codex" w:date="2026-10-20T13:30:13Z">
              <w:r>
                <w:rPr>
                  <w:sz w:val="18"/>
                </w:rPr>
                <w:t>.060</w:t>
              </w:r>
            </w:ins>
          </w:p>
        </w:tc>
        <w:tc>
          <w:tcPr>
            <w:tcW w:w="900" w:type="dxa"/>
            <w:tcBorders/>
          </w:tcPr>
          <w:p>
            <w:pPr>
              <w:pStyle w:val="Normal"/>
              <w:spacing w:lineRule="auto" w:line="240" w:before="40" w:after="40"/>
              <w:rPr/>
            </w:pPr>
            <w:ins w:id="193" w:author="Codex" w:date="2026-10-20T13:30:13Z">
              <w:r>
                <w:rPr>
                  <w:sz w:val="18"/>
                </w:rPr>
                <w:t>.847</w:t>
              </w:r>
            </w:ins>
          </w:p>
        </w:tc>
      </w:tr>
      <w:tr>
        <w:trPr>
          <w:ins w:id="194" w:author="Codex" w:date="2026-10-20T13:30:13Z"/>
        </w:trPr>
        <w:tc>
          <w:tcPr>
            <w:tcW w:w="2499" w:type="dxa"/>
            <w:tcBorders/>
          </w:tcPr>
          <w:p>
            <w:pPr>
              <w:pStyle w:val="Normal"/>
              <w:keepNext w:val="false"/>
              <w:spacing w:lineRule="auto" w:line="240" w:before="40" w:after="40"/>
              <w:rPr/>
            </w:pPr>
            <w:ins w:id="195" w:author="Codex" w:date="2026-10-20T13:30:13Z">
              <w:r>
                <w:rPr>
                  <w:sz w:val="18"/>
                </w:rPr>
                <w:t>Motional salience</w:t>
              </w:r>
            </w:ins>
          </w:p>
        </w:tc>
        <w:tc>
          <w:tcPr>
            <w:tcW w:w="1301" w:type="dxa"/>
            <w:tcBorders/>
          </w:tcPr>
          <w:p>
            <w:pPr>
              <w:pStyle w:val="Normal"/>
              <w:spacing w:lineRule="auto" w:line="240" w:before="40" w:after="40"/>
              <w:rPr/>
            </w:pPr>
            <w:ins w:id="196" w:author="Codex" w:date="2026-10-20T13:30:13Z">
              <w:r>
                <w:rPr>
                  <w:sz w:val="18"/>
                </w:rPr>
                <w:t>Japanese</w:t>
              </w:r>
            </w:ins>
          </w:p>
        </w:tc>
        <w:tc>
          <w:tcPr>
            <w:tcW w:w="649" w:type="dxa"/>
            <w:tcBorders/>
          </w:tcPr>
          <w:p>
            <w:pPr>
              <w:pStyle w:val="Normal"/>
              <w:spacing w:lineRule="auto" w:line="240" w:before="40" w:after="40"/>
              <w:rPr/>
            </w:pPr>
            <w:ins w:id="197" w:author="Codex" w:date="2026-10-20T13:30:13Z">
              <w:r>
                <w:rPr>
                  <w:sz w:val="18"/>
                </w:rPr>
                <w:t>-0.15</w:t>
              </w:r>
            </w:ins>
          </w:p>
        </w:tc>
        <w:tc>
          <w:tcPr>
            <w:tcW w:w="1900" w:type="dxa"/>
            <w:tcBorders/>
          </w:tcPr>
          <w:p>
            <w:pPr>
              <w:pStyle w:val="Normal"/>
              <w:spacing w:lineRule="auto" w:line="240" w:before="40" w:after="40"/>
              <w:rPr/>
            </w:pPr>
            <w:ins w:id="198" w:author="Codex" w:date="2026-10-20T13:30:13Z">
              <w:r>
                <w:rPr>
                  <w:sz w:val="18"/>
                </w:rPr>
                <w:t>[-0.30, 0.01]</w:t>
              </w:r>
            </w:ins>
          </w:p>
        </w:tc>
        <w:tc>
          <w:tcPr>
            <w:tcW w:w="901" w:type="dxa"/>
            <w:tcBorders/>
          </w:tcPr>
          <w:p>
            <w:pPr>
              <w:pStyle w:val="Normal"/>
              <w:spacing w:lineRule="auto" w:line="240" w:before="40" w:after="40"/>
              <w:rPr/>
            </w:pPr>
            <w:ins w:id="199" w:author="Codex" w:date="2026-10-20T13:30:13Z">
              <w:r>
                <w:rPr>
                  <w:sz w:val="18"/>
                </w:rPr>
                <w:t>.071</w:t>
              </w:r>
            </w:ins>
          </w:p>
        </w:tc>
        <w:tc>
          <w:tcPr>
            <w:tcW w:w="900" w:type="dxa"/>
            <w:tcBorders/>
          </w:tcPr>
          <w:p>
            <w:pPr>
              <w:pStyle w:val="Normal"/>
              <w:spacing w:lineRule="auto" w:line="240" w:before="40" w:after="40"/>
              <w:rPr/>
            </w:pPr>
            <w:ins w:id="200" w:author="Codex" w:date="2026-10-20T13:30:13Z">
              <w:r>
                <w:rPr>
                  <w:sz w:val="18"/>
                </w:rPr>
                <w:t>.847</w:t>
              </w:r>
            </w:ins>
          </w:p>
        </w:tc>
      </w:tr>
      <w:tr>
        <w:trPr>
          <w:ins w:id="201" w:author="Codex" w:date="2026-10-20T13:30:13Z"/>
        </w:trPr>
        <w:tc>
          <w:tcPr>
            <w:tcW w:w="2499" w:type="dxa"/>
            <w:tcBorders/>
          </w:tcPr>
          <w:p>
            <w:pPr>
              <w:pStyle w:val="Normal"/>
              <w:keepNext w:val="false"/>
              <w:spacing w:lineRule="auto" w:line="240" w:before="40" w:after="40"/>
              <w:rPr/>
            </w:pPr>
            <w:ins w:id="202" w:author="Codex" w:date="2026-10-20T13:30:13Z">
              <w:r>
                <w:rPr>
                  <w:sz w:val="18"/>
                </w:rPr>
                <w:t>Facial expression</w:t>
              </w:r>
            </w:ins>
          </w:p>
        </w:tc>
        <w:tc>
          <w:tcPr>
            <w:tcW w:w="1301" w:type="dxa"/>
            <w:tcBorders/>
          </w:tcPr>
          <w:p>
            <w:pPr>
              <w:pStyle w:val="Normal"/>
              <w:spacing w:lineRule="auto" w:line="240" w:before="40" w:after="40"/>
              <w:rPr/>
            </w:pPr>
            <w:ins w:id="203" w:author="Codex" w:date="2026-10-20T13:30:13Z">
              <w:r>
                <w:rPr>
                  <w:sz w:val="18"/>
                </w:rPr>
                <w:t>English</w:t>
              </w:r>
            </w:ins>
          </w:p>
        </w:tc>
        <w:tc>
          <w:tcPr>
            <w:tcW w:w="649" w:type="dxa"/>
            <w:tcBorders/>
          </w:tcPr>
          <w:p>
            <w:pPr>
              <w:pStyle w:val="Normal"/>
              <w:spacing w:lineRule="auto" w:line="240" w:before="40" w:after="40"/>
              <w:rPr/>
            </w:pPr>
            <w:ins w:id="204" w:author="Codex" w:date="2026-10-20T13:30:13Z">
              <w:r>
                <w:rPr>
                  <w:sz w:val="18"/>
                </w:rPr>
                <w:t>-0.41</w:t>
              </w:r>
            </w:ins>
          </w:p>
        </w:tc>
        <w:tc>
          <w:tcPr>
            <w:tcW w:w="1900" w:type="dxa"/>
            <w:tcBorders/>
          </w:tcPr>
          <w:p>
            <w:pPr>
              <w:pStyle w:val="Normal"/>
              <w:spacing w:lineRule="auto" w:line="240" w:before="40" w:after="40"/>
              <w:rPr/>
            </w:pPr>
            <w:ins w:id="205" w:author="Codex" w:date="2026-10-20T13:30:13Z">
              <w:r>
                <w:rPr>
                  <w:sz w:val="18"/>
                </w:rPr>
                <w:t>[-0.60, -0.21]</w:t>
              </w:r>
            </w:ins>
          </w:p>
        </w:tc>
        <w:tc>
          <w:tcPr>
            <w:tcW w:w="901" w:type="dxa"/>
            <w:tcBorders/>
          </w:tcPr>
          <w:p>
            <w:pPr>
              <w:pStyle w:val="Normal"/>
              <w:spacing w:lineRule="auto" w:line="240" w:before="40" w:after="40"/>
              <w:rPr/>
            </w:pPr>
            <w:ins w:id="206" w:author="Codex" w:date="2026-10-20T13:30:13Z">
              <w:r>
                <w:rPr>
                  <w:sz w:val="18"/>
                </w:rPr>
                <w:t>&lt; .001</w:t>
              </w:r>
            </w:ins>
          </w:p>
        </w:tc>
        <w:tc>
          <w:tcPr>
            <w:tcW w:w="900" w:type="dxa"/>
            <w:tcBorders/>
          </w:tcPr>
          <w:p>
            <w:pPr>
              <w:pStyle w:val="Normal"/>
              <w:spacing w:lineRule="auto" w:line="240" w:before="40" w:after="40"/>
              <w:rPr/>
            </w:pPr>
            <w:ins w:id="207" w:author="Codex" w:date="2026-10-20T13:30:13Z">
              <w:r>
                <w:rPr>
                  <w:sz w:val="18"/>
                </w:rPr>
                <w:t>.001</w:t>
              </w:r>
            </w:ins>
          </w:p>
        </w:tc>
      </w:tr>
      <w:tr>
        <w:trPr>
          <w:ins w:id="208" w:author="Codex" w:date="2026-10-20T13:30:13Z"/>
        </w:trPr>
        <w:tc>
          <w:tcPr>
            <w:tcW w:w="2499" w:type="dxa"/>
            <w:tcBorders/>
          </w:tcPr>
          <w:p>
            <w:pPr>
              <w:pStyle w:val="Normal"/>
              <w:keepNext w:val="false"/>
              <w:spacing w:lineRule="auto" w:line="240" w:before="40" w:after="40"/>
              <w:rPr/>
            </w:pPr>
            <w:ins w:id="209" w:author="Codex" w:date="2026-10-20T13:30:13Z">
              <w:r>
                <w:rPr>
                  <w:sz w:val="18"/>
                </w:rPr>
                <w:t>Facial expression</w:t>
              </w:r>
            </w:ins>
          </w:p>
        </w:tc>
        <w:tc>
          <w:tcPr>
            <w:tcW w:w="1301" w:type="dxa"/>
            <w:tcBorders/>
          </w:tcPr>
          <w:p>
            <w:pPr>
              <w:pStyle w:val="Normal"/>
              <w:spacing w:lineRule="auto" w:line="240" w:before="40" w:after="40"/>
              <w:rPr/>
            </w:pPr>
            <w:ins w:id="210" w:author="Codex" w:date="2026-10-20T13:30:13Z">
              <w:r>
                <w:rPr>
                  <w:sz w:val="18"/>
                </w:rPr>
                <w:t>Italian</w:t>
              </w:r>
            </w:ins>
          </w:p>
        </w:tc>
        <w:tc>
          <w:tcPr>
            <w:tcW w:w="649" w:type="dxa"/>
            <w:tcBorders/>
          </w:tcPr>
          <w:p>
            <w:pPr>
              <w:pStyle w:val="Normal"/>
              <w:spacing w:lineRule="auto" w:line="240" w:before="40" w:after="40"/>
              <w:rPr/>
            </w:pPr>
            <w:ins w:id="211" w:author="Codex" w:date="2026-10-20T13:30:13Z">
              <w:r>
                <w:rPr>
                  <w:sz w:val="18"/>
                </w:rPr>
                <w:t>-0.05</w:t>
              </w:r>
            </w:ins>
          </w:p>
        </w:tc>
        <w:tc>
          <w:tcPr>
            <w:tcW w:w="1900" w:type="dxa"/>
            <w:tcBorders/>
          </w:tcPr>
          <w:p>
            <w:pPr>
              <w:pStyle w:val="Normal"/>
              <w:spacing w:lineRule="auto" w:line="240" w:before="40" w:after="40"/>
              <w:rPr/>
            </w:pPr>
            <w:ins w:id="212" w:author="Codex" w:date="2026-10-20T13:30:13Z">
              <w:r>
                <w:rPr>
                  <w:sz w:val="18"/>
                </w:rPr>
                <w:t>[-0.29, 0.19]</w:t>
              </w:r>
            </w:ins>
          </w:p>
        </w:tc>
        <w:tc>
          <w:tcPr>
            <w:tcW w:w="901" w:type="dxa"/>
            <w:tcBorders/>
          </w:tcPr>
          <w:p>
            <w:pPr>
              <w:pStyle w:val="Normal"/>
              <w:spacing w:lineRule="auto" w:line="240" w:before="40" w:after="40"/>
              <w:rPr/>
            </w:pPr>
            <w:ins w:id="213" w:author="Codex" w:date="2026-10-20T13:30:13Z">
              <w:r>
                <w:rPr>
                  <w:sz w:val="18"/>
                </w:rPr>
                <w:t>.686</w:t>
              </w:r>
            </w:ins>
          </w:p>
        </w:tc>
        <w:tc>
          <w:tcPr>
            <w:tcW w:w="900" w:type="dxa"/>
            <w:tcBorders/>
          </w:tcPr>
          <w:p>
            <w:pPr>
              <w:pStyle w:val="Normal"/>
              <w:spacing w:lineRule="auto" w:line="240" w:before="40" w:after="40"/>
              <w:rPr/>
            </w:pPr>
            <w:ins w:id="214" w:author="Codex" w:date="2026-10-20T13:30:13Z">
              <w:r>
                <w:rPr>
                  <w:sz w:val="18"/>
                </w:rPr>
                <w:t>1.000</w:t>
              </w:r>
            </w:ins>
          </w:p>
        </w:tc>
      </w:tr>
      <w:tr>
        <w:trPr>
          <w:ins w:id="215" w:author="Codex" w:date="2026-10-20T13:30:13Z"/>
        </w:trPr>
        <w:tc>
          <w:tcPr>
            <w:tcW w:w="2499" w:type="dxa"/>
            <w:tcBorders/>
          </w:tcPr>
          <w:p>
            <w:pPr>
              <w:pStyle w:val="Normal"/>
              <w:keepNext w:val="false"/>
              <w:spacing w:lineRule="auto" w:line="240" w:before="40" w:after="40"/>
              <w:rPr/>
            </w:pPr>
            <w:ins w:id="216" w:author="Codex" w:date="2026-10-20T13:30:13Z">
              <w:r>
                <w:rPr>
                  <w:sz w:val="18"/>
                </w:rPr>
                <w:t>Facial expression</w:t>
              </w:r>
            </w:ins>
          </w:p>
        </w:tc>
        <w:tc>
          <w:tcPr>
            <w:tcW w:w="1301" w:type="dxa"/>
            <w:tcBorders/>
          </w:tcPr>
          <w:p>
            <w:pPr>
              <w:pStyle w:val="Normal"/>
              <w:spacing w:lineRule="auto" w:line="240" w:before="40" w:after="40"/>
              <w:rPr/>
            </w:pPr>
            <w:ins w:id="217" w:author="Codex" w:date="2026-10-20T13:30:13Z">
              <w:r>
                <w:rPr>
                  <w:sz w:val="18"/>
                </w:rPr>
                <w:t>Japanese</w:t>
              </w:r>
            </w:ins>
          </w:p>
        </w:tc>
        <w:tc>
          <w:tcPr>
            <w:tcW w:w="649" w:type="dxa"/>
            <w:tcBorders/>
          </w:tcPr>
          <w:p>
            <w:pPr>
              <w:pStyle w:val="Normal"/>
              <w:spacing w:lineRule="auto" w:line="240" w:before="40" w:after="40"/>
              <w:rPr/>
            </w:pPr>
            <w:ins w:id="218" w:author="Codex" w:date="2026-10-20T13:30:13Z">
              <w:r>
                <w:rPr>
                  <w:sz w:val="18"/>
                </w:rPr>
                <w:t>0.11</w:t>
              </w:r>
            </w:ins>
          </w:p>
        </w:tc>
        <w:tc>
          <w:tcPr>
            <w:tcW w:w="1900" w:type="dxa"/>
            <w:tcBorders/>
          </w:tcPr>
          <w:p>
            <w:pPr>
              <w:pStyle w:val="Normal"/>
              <w:spacing w:lineRule="auto" w:line="240" w:before="40" w:after="40"/>
              <w:rPr/>
            </w:pPr>
            <w:ins w:id="219" w:author="Codex" w:date="2026-10-20T13:30:13Z">
              <w:r>
                <w:rPr>
                  <w:sz w:val="18"/>
                </w:rPr>
                <w:t>[-0.08, 0.31]</w:t>
              </w:r>
            </w:ins>
          </w:p>
        </w:tc>
        <w:tc>
          <w:tcPr>
            <w:tcW w:w="901" w:type="dxa"/>
            <w:tcBorders/>
          </w:tcPr>
          <w:p>
            <w:pPr>
              <w:pStyle w:val="Normal"/>
              <w:spacing w:lineRule="auto" w:line="240" w:before="40" w:after="40"/>
              <w:rPr/>
            </w:pPr>
            <w:ins w:id="220" w:author="Codex" w:date="2026-10-20T13:30:13Z">
              <w:r>
                <w:rPr>
                  <w:sz w:val="18"/>
                </w:rPr>
                <w:t>.250</w:t>
              </w:r>
            </w:ins>
          </w:p>
        </w:tc>
        <w:tc>
          <w:tcPr>
            <w:tcW w:w="900" w:type="dxa"/>
            <w:tcBorders/>
          </w:tcPr>
          <w:p>
            <w:pPr>
              <w:pStyle w:val="Normal"/>
              <w:spacing w:lineRule="auto" w:line="240" w:before="40" w:after="40"/>
              <w:rPr/>
            </w:pPr>
            <w:ins w:id="221" w:author="Codex" w:date="2026-10-20T13:30:13Z">
              <w:r>
                <w:rPr>
                  <w:sz w:val="18"/>
                </w:rPr>
                <w:t>1.000</w:t>
              </w:r>
            </w:ins>
          </w:p>
        </w:tc>
      </w:tr>
      <w:tr>
        <w:trPr>
          <w:ins w:id="222" w:author="Codex" w:date="2026-10-20T13:30:13Z"/>
        </w:trPr>
        <w:tc>
          <w:tcPr>
            <w:tcW w:w="2499" w:type="dxa"/>
            <w:tcBorders/>
          </w:tcPr>
          <w:p>
            <w:pPr>
              <w:pStyle w:val="Normal"/>
              <w:keepNext w:val="false"/>
              <w:spacing w:lineRule="auto" w:line="240" w:before="40" w:after="40"/>
              <w:rPr/>
            </w:pPr>
            <w:ins w:id="223" w:author="Codex" w:date="2026-10-20T13:30:13Z">
              <w:r>
                <w:rPr>
                  <w:sz w:val="18"/>
                </w:rPr>
                <w:t>Complexity fit</w:t>
              </w:r>
            </w:ins>
          </w:p>
        </w:tc>
        <w:tc>
          <w:tcPr>
            <w:tcW w:w="1301" w:type="dxa"/>
            <w:tcBorders/>
          </w:tcPr>
          <w:p>
            <w:pPr>
              <w:pStyle w:val="Normal"/>
              <w:spacing w:lineRule="auto" w:line="240" w:before="40" w:after="40"/>
              <w:rPr/>
            </w:pPr>
            <w:ins w:id="224" w:author="Codex" w:date="2026-10-20T13:30:13Z">
              <w:r>
                <w:rPr>
                  <w:sz w:val="18"/>
                </w:rPr>
                <w:t>English</w:t>
              </w:r>
            </w:ins>
          </w:p>
        </w:tc>
        <w:tc>
          <w:tcPr>
            <w:tcW w:w="649" w:type="dxa"/>
            <w:tcBorders/>
          </w:tcPr>
          <w:p>
            <w:pPr>
              <w:pStyle w:val="Normal"/>
              <w:spacing w:lineRule="auto" w:line="240" w:before="40" w:after="40"/>
              <w:rPr/>
            </w:pPr>
            <w:ins w:id="225" w:author="Codex" w:date="2026-10-20T13:30:13Z">
              <w:r>
                <w:rPr>
                  <w:sz w:val="18"/>
                </w:rPr>
                <w:t>-0.16</w:t>
              </w:r>
            </w:ins>
          </w:p>
        </w:tc>
        <w:tc>
          <w:tcPr>
            <w:tcW w:w="1900" w:type="dxa"/>
            <w:tcBorders/>
          </w:tcPr>
          <w:p>
            <w:pPr>
              <w:pStyle w:val="Normal"/>
              <w:spacing w:lineRule="auto" w:line="240" w:before="40" w:after="40"/>
              <w:rPr/>
            </w:pPr>
            <w:ins w:id="226" w:author="Codex" w:date="2026-10-20T13:30:13Z">
              <w:r>
                <w:rPr>
                  <w:sz w:val="18"/>
                </w:rPr>
                <w:t>[-0.36, 0.05]</w:t>
              </w:r>
            </w:ins>
          </w:p>
        </w:tc>
        <w:tc>
          <w:tcPr>
            <w:tcW w:w="901" w:type="dxa"/>
            <w:tcBorders/>
          </w:tcPr>
          <w:p>
            <w:pPr>
              <w:pStyle w:val="Normal"/>
              <w:spacing w:lineRule="auto" w:line="240" w:before="40" w:after="40"/>
              <w:rPr/>
            </w:pPr>
            <w:ins w:id="227" w:author="Codex" w:date="2026-10-20T13:30:13Z">
              <w:r>
                <w:rPr>
                  <w:sz w:val="18"/>
                </w:rPr>
                <w:t>.128</w:t>
              </w:r>
            </w:ins>
          </w:p>
        </w:tc>
        <w:tc>
          <w:tcPr>
            <w:tcW w:w="900" w:type="dxa"/>
            <w:tcBorders/>
          </w:tcPr>
          <w:p>
            <w:pPr>
              <w:pStyle w:val="Normal"/>
              <w:spacing w:lineRule="auto" w:line="240" w:before="40" w:after="40"/>
              <w:rPr/>
            </w:pPr>
            <w:ins w:id="228" w:author="Codex" w:date="2026-10-20T13:30:13Z">
              <w:r>
                <w:rPr>
                  <w:sz w:val="18"/>
                </w:rPr>
                <w:t>1.000</w:t>
              </w:r>
            </w:ins>
          </w:p>
        </w:tc>
      </w:tr>
      <w:tr>
        <w:trPr>
          <w:ins w:id="229" w:author="Codex" w:date="2026-10-20T13:30:13Z"/>
        </w:trPr>
        <w:tc>
          <w:tcPr>
            <w:tcW w:w="2499" w:type="dxa"/>
            <w:tcBorders/>
          </w:tcPr>
          <w:p>
            <w:pPr>
              <w:pStyle w:val="Normal"/>
              <w:keepNext w:val="false"/>
              <w:spacing w:lineRule="auto" w:line="240" w:before="40" w:after="40"/>
              <w:rPr/>
            </w:pPr>
            <w:ins w:id="230" w:author="Codex" w:date="2026-10-20T13:30:13Z">
              <w:r>
                <w:rPr>
                  <w:sz w:val="18"/>
                </w:rPr>
                <w:t>Complexity fit</w:t>
              </w:r>
            </w:ins>
          </w:p>
        </w:tc>
        <w:tc>
          <w:tcPr>
            <w:tcW w:w="1301" w:type="dxa"/>
            <w:tcBorders/>
          </w:tcPr>
          <w:p>
            <w:pPr>
              <w:pStyle w:val="Normal"/>
              <w:spacing w:lineRule="auto" w:line="240" w:before="40" w:after="40"/>
              <w:rPr/>
            </w:pPr>
            <w:ins w:id="231" w:author="Codex" w:date="2026-10-20T13:30:13Z">
              <w:r>
                <w:rPr>
                  <w:sz w:val="18"/>
                </w:rPr>
                <w:t>Italian</w:t>
              </w:r>
            </w:ins>
          </w:p>
        </w:tc>
        <w:tc>
          <w:tcPr>
            <w:tcW w:w="649" w:type="dxa"/>
            <w:tcBorders/>
          </w:tcPr>
          <w:p>
            <w:pPr>
              <w:pStyle w:val="Normal"/>
              <w:spacing w:lineRule="auto" w:line="240" w:before="40" w:after="40"/>
              <w:rPr/>
            </w:pPr>
            <w:ins w:id="232" w:author="Codex" w:date="2026-10-20T13:30:13Z">
              <w:r>
                <w:rPr>
                  <w:sz w:val="18"/>
                </w:rPr>
                <w:t>-0.07</w:t>
              </w:r>
            </w:ins>
          </w:p>
        </w:tc>
        <w:tc>
          <w:tcPr>
            <w:tcW w:w="1900" w:type="dxa"/>
            <w:tcBorders/>
          </w:tcPr>
          <w:p>
            <w:pPr>
              <w:pStyle w:val="Normal"/>
              <w:spacing w:lineRule="auto" w:line="240" w:before="40" w:after="40"/>
              <w:rPr/>
            </w:pPr>
            <w:ins w:id="233" w:author="Codex" w:date="2026-10-20T13:30:13Z">
              <w:r>
                <w:rPr>
                  <w:sz w:val="18"/>
                </w:rPr>
                <w:t>[-0.23, 0.10]</w:t>
              </w:r>
            </w:ins>
          </w:p>
        </w:tc>
        <w:tc>
          <w:tcPr>
            <w:tcW w:w="901" w:type="dxa"/>
            <w:tcBorders/>
          </w:tcPr>
          <w:p>
            <w:pPr>
              <w:pStyle w:val="Normal"/>
              <w:spacing w:lineRule="auto" w:line="240" w:before="40" w:after="40"/>
              <w:rPr/>
            </w:pPr>
            <w:ins w:id="234" w:author="Codex" w:date="2026-10-20T13:30:13Z">
              <w:r>
                <w:rPr>
                  <w:sz w:val="18"/>
                </w:rPr>
                <w:t>.435</w:t>
              </w:r>
            </w:ins>
          </w:p>
        </w:tc>
        <w:tc>
          <w:tcPr>
            <w:tcW w:w="900" w:type="dxa"/>
            <w:tcBorders/>
          </w:tcPr>
          <w:p>
            <w:pPr>
              <w:pStyle w:val="Normal"/>
              <w:spacing w:lineRule="auto" w:line="240" w:before="40" w:after="40"/>
              <w:rPr/>
            </w:pPr>
            <w:ins w:id="235" w:author="Codex" w:date="2026-10-20T13:30:13Z">
              <w:r>
                <w:rPr>
                  <w:sz w:val="18"/>
                </w:rPr>
                <w:t>1.000</w:t>
              </w:r>
            </w:ins>
          </w:p>
        </w:tc>
      </w:tr>
      <w:tr>
        <w:trPr>
          <w:ins w:id="236" w:author="Codex" w:date="2026-10-20T13:30:13Z"/>
        </w:trPr>
        <w:tc>
          <w:tcPr>
            <w:tcW w:w="2499" w:type="dxa"/>
            <w:tcBorders/>
          </w:tcPr>
          <w:p>
            <w:pPr>
              <w:pStyle w:val="Normal"/>
              <w:keepNext w:val="false"/>
              <w:spacing w:lineRule="auto" w:line="240" w:before="40" w:after="40"/>
              <w:rPr/>
            </w:pPr>
            <w:ins w:id="237" w:author="Codex" w:date="2026-10-20T13:30:13Z">
              <w:r>
                <w:rPr>
                  <w:sz w:val="18"/>
                </w:rPr>
                <w:t>Complexity fit</w:t>
              </w:r>
            </w:ins>
          </w:p>
        </w:tc>
        <w:tc>
          <w:tcPr>
            <w:tcW w:w="1301" w:type="dxa"/>
            <w:tcBorders/>
          </w:tcPr>
          <w:p>
            <w:pPr>
              <w:pStyle w:val="Normal"/>
              <w:spacing w:lineRule="auto" w:line="240" w:before="40" w:after="40"/>
              <w:rPr/>
            </w:pPr>
            <w:ins w:id="238" w:author="Codex" w:date="2026-10-20T13:30:13Z">
              <w:r>
                <w:rPr>
                  <w:sz w:val="18"/>
                </w:rPr>
                <w:t>Japanese</w:t>
              </w:r>
            </w:ins>
          </w:p>
        </w:tc>
        <w:tc>
          <w:tcPr>
            <w:tcW w:w="649" w:type="dxa"/>
            <w:tcBorders/>
          </w:tcPr>
          <w:p>
            <w:pPr>
              <w:pStyle w:val="Normal"/>
              <w:spacing w:lineRule="auto" w:line="240" w:before="40" w:after="40"/>
              <w:rPr/>
            </w:pPr>
            <w:ins w:id="239" w:author="Codex" w:date="2026-10-20T13:30:13Z">
              <w:r>
                <w:rPr>
                  <w:sz w:val="18"/>
                </w:rPr>
                <w:t>-0.20</w:t>
              </w:r>
            </w:ins>
          </w:p>
        </w:tc>
        <w:tc>
          <w:tcPr>
            <w:tcW w:w="1900" w:type="dxa"/>
            <w:tcBorders/>
          </w:tcPr>
          <w:p>
            <w:pPr>
              <w:pStyle w:val="Normal"/>
              <w:spacing w:lineRule="auto" w:line="240" w:before="40" w:after="40"/>
              <w:rPr/>
            </w:pPr>
            <w:ins w:id="240" w:author="Codex" w:date="2026-10-20T13:30:13Z">
              <w:r>
                <w:rPr>
                  <w:sz w:val="18"/>
                </w:rPr>
                <w:t>[-0.34, -0.06]</w:t>
              </w:r>
            </w:ins>
          </w:p>
        </w:tc>
        <w:tc>
          <w:tcPr>
            <w:tcW w:w="901" w:type="dxa"/>
            <w:tcBorders/>
          </w:tcPr>
          <w:p>
            <w:pPr>
              <w:pStyle w:val="Normal"/>
              <w:spacing w:lineRule="auto" w:line="240" w:before="40" w:after="40"/>
              <w:rPr/>
            </w:pPr>
            <w:ins w:id="241" w:author="Codex" w:date="2026-10-20T13:30:13Z">
              <w:r>
                <w:rPr>
                  <w:sz w:val="18"/>
                </w:rPr>
                <w:t>.007</w:t>
              </w:r>
            </w:ins>
          </w:p>
        </w:tc>
        <w:tc>
          <w:tcPr>
            <w:tcW w:w="900" w:type="dxa"/>
            <w:tcBorders/>
          </w:tcPr>
          <w:p>
            <w:pPr>
              <w:pStyle w:val="Normal"/>
              <w:spacing w:lineRule="auto" w:line="240" w:before="40" w:after="40"/>
              <w:rPr/>
            </w:pPr>
            <w:ins w:id="242" w:author="Codex" w:date="2026-10-20T13:30:13Z">
              <w:r>
                <w:rPr>
                  <w:sz w:val="18"/>
                </w:rPr>
                <w:t>.125</w:t>
              </w:r>
            </w:ins>
          </w:p>
        </w:tc>
      </w:tr>
      <w:tr>
        <w:trPr>
          <w:ins w:id="243" w:author="Codex" w:date="2026-10-20T13:30:13Z"/>
        </w:trPr>
        <w:tc>
          <w:tcPr>
            <w:tcW w:w="2499" w:type="dxa"/>
            <w:tcBorders/>
          </w:tcPr>
          <w:p>
            <w:pPr>
              <w:pStyle w:val="Normal"/>
              <w:keepNext w:val="false"/>
              <w:spacing w:lineRule="auto" w:line="240" w:before="40" w:after="40"/>
              <w:rPr/>
            </w:pPr>
            <w:ins w:id="244" w:author="Codex" w:date="2026-10-20T13:30:13Z">
              <w:r>
                <w:rPr>
                  <w:sz w:val="18"/>
                </w:rPr>
                <w:t>Cultural familiarity</w:t>
              </w:r>
            </w:ins>
          </w:p>
        </w:tc>
        <w:tc>
          <w:tcPr>
            <w:tcW w:w="1301" w:type="dxa"/>
            <w:tcBorders/>
          </w:tcPr>
          <w:p>
            <w:pPr>
              <w:pStyle w:val="Normal"/>
              <w:spacing w:lineRule="auto" w:line="240" w:before="40" w:after="40"/>
              <w:rPr/>
            </w:pPr>
            <w:ins w:id="245" w:author="Codex" w:date="2026-10-20T13:30:13Z">
              <w:r>
                <w:rPr>
                  <w:sz w:val="18"/>
                </w:rPr>
                <w:t>English</w:t>
              </w:r>
            </w:ins>
          </w:p>
        </w:tc>
        <w:tc>
          <w:tcPr>
            <w:tcW w:w="649" w:type="dxa"/>
            <w:tcBorders/>
          </w:tcPr>
          <w:p>
            <w:pPr>
              <w:pStyle w:val="Normal"/>
              <w:spacing w:lineRule="auto" w:line="240" w:before="40" w:after="40"/>
              <w:rPr/>
            </w:pPr>
            <w:ins w:id="246" w:author="Codex" w:date="2026-10-20T13:30:13Z">
              <w:r>
                <w:rPr>
                  <w:sz w:val="18"/>
                </w:rPr>
                <w:t>-0.13</w:t>
              </w:r>
            </w:ins>
          </w:p>
        </w:tc>
        <w:tc>
          <w:tcPr>
            <w:tcW w:w="1900" w:type="dxa"/>
            <w:tcBorders/>
          </w:tcPr>
          <w:p>
            <w:pPr>
              <w:pStyle w:val="Normal"/>
              <w:spacing w:lineRule="auto" w:line="240" w:before="40" w:after="40"/>
              <w:rPr/>
            </w:pPr>
            <w:ins w:id="247" w:author="Codex" w:date="2026-10-20T13:30:13Z">
              <w:r>
                <w:rPr>
                  <w:sz w:val="18"/>
                </w:rPr>
                <w:t>[-0.33, 0.07]</w:t>
              </w:r>
            </w:ins>
          </w:p>
        </w:tc>
        <w:tc>
          <w:tcPr>
            <w:tcW w:w="901" w:type="dxa"/>
            <w:tcBorders/>
          </w:tcPr>
          <w:p>
            <w:pPr>
              <w:pStyle w:val="Normal"/>
              <w:spacing w:lineRule="auto" w:line="240" w:before="40" w:after="40"/>
              <w:rPr/>
            </w:pPr>
            <w:ins w:id="248" w:author="Codex" w:date="2026-10-20T13:30:13Z">
              <w:r>
                <w:rPr>
                  <w:sz w:val="18"/>
                </w:rPr>
                <w:t>.217</w:t>
              </w:r>
            </w:ins>
          </w:p>
        </w:tc>
        <w:tc>
          <w:tcPr>
            <w:tcW w:w="900" w:type="dxa"/>
            <w:tcBorders/>
          </w:tcPr>
          <w:p>
            <w:pPr>
              <w:pStyle w:val="Normal"/>
              <w:spacing w:lineRule="auto" w:line="240" w:before="40" w:after="40"/>
              <w:rPr/>
            </w:pPr>
            <w:ins w:id="249" w:author="Codex" w:date="2026-10-20T13:30:13Z">
              <w:r>
                <w:rPr>
                  <w:sz w:val="18"/>
                </w:rPr>
                <w:t>1.000</w:t>
              </w:r>
            </w:ins>
          </w:p>
        </w:tc>
      </w:tr>
      <w:tr>
        <w:trPr>
          <w:ins w:id="250" w:author="Codex" w:date="2026-10-20T13:30:13Z"/>
        </w:trPr>
        <w:tc>
          <w:tcPr>
            <w:tcW w:w="2499" w:type="dxa"/>
            <w:tcBorders/>
          </w:tcPr>
          <w:p>
            <w:pPr>
              <w:pStyle w:val="Normal"/>
              <w:keepNext w:val="false"/>
              <w:spacing w:lineRule="auto" w:line="240" w:before="40" w:after="40"/>
              <w:rPr/>
            </w:pPr>
            <w:ins w:id="251" w:author="Codex" w:date="2026-10-20T13:30:13Z">
              <w:r>
                <w:rPr>
                  <w:sz w:val="18"/>
                </w:rPr>
                <w:t>Cultural familiarity</w:t>
              </w:r>
            </w:ins>
          </w:p>
        </w:tc>
        <w:tc>
          <w:tcPr>
            <w:tcW w:w="1301" w:type="dxa"/>
            <w:tcBorders/>
          </w:tcPr>
          <w:p>
            <w:pPr>
              <w:pStyle w:val="Normal"/>
              <w:spacing w:lineRule="auto" w:line="240" w:before="40" w:after="40"/>
              <w:rPr/>
            </w:pPr>
            <w:ins w:id="252" w:author="Codex" w:date="2026-10-20T13:30:13Z">
              <w:r>
                <w:rPr>
                  <w:sz w:val="18"/>
                </w:rPr>
                <w:t>Italian</w:t>
              </w:r>
            </w:ins>
          </w:p>
        </w:tc>
        <w:tc>
          <w:tcPr>
            <w:tcW w:w="649" w:type="dxa"/>
            <w:tcBorders/>
          </w:tcPr>
          <w:p>
            <w:pPr>
              <w:pStyle w:val="Normal"/>
              <w:spacing w:lineRule="auto" w:line="240" w:before="40" w:after="40"/>
              <w:rPr/>
            </w:pPr>
            <w:ins w:id="253" w:author="Codex" w:date="2026-10-20T13:30:13Z">
              <w:r>
                <w:rPr>
                  <w:sz w:val="18"/>
                </w:rPr>
                <w:t>0.17</w:t>
              </w:r>
            </w:ins>
          </w:p>
        </w:tc>
        <w:tc>
          <w:tcPr>
            <w:tcW w:w="1900" w:type="dxa"/>
            <w:tcBorders/>
          </w:tcPr>
          <w:p>
            <w:pPr>
              <w:pStyle w:val="Normal"/>
              <w:spacing w:lineRule="auto" w:line="240" w:before="40" w:after="40"/>
              <w:rPr/>
            </w:pPr>
            <w:ins w:id="254" w:author="Codex" w:date="2026-10-20T13:30:13Z">
              <w:r>
                <w:rPr>
                  <w:sz w:val="18"/>
                </w:rPr>
                <w:t>[-0.01, 0.34]</w:t>
              </w:r>
            </w:ins>
          </w:p>
        </w:tc>
        <w:tc>
          <w:tcPr>
            <w:tcW w:w="901" w:type="dxa"/>
            <w:tcBorders/>
          </w:tcPr>
          <w:p>
            <w:pPr>
              <w:pStyle w:val="Normal"/>
              <w:spacing w:lineRule="auto" w:line="240" w:before="40" w:after="40"/>
              <w:rPr/>
            </w:pPr>
            <w:ins w:id="255" w:author="Codex" w:date="2026-10-20T13:30:13Z">
              <w:r>
                <w:rPr>
                  <w:sz w:val="18"/>
                </w:rPr>
                <w:t>.063</w:t>
              </w:r>
            </w:ins>
          </w:p>
        </w:tc>
        <w:tc>
          <w:tcPr>
            <w:tcW w:w="900" w:type="dxa"/>
            <w:tcBorders/>
          </w:tcPr>
          <w:p>
            <w:pPr>
              <w:pStyle w:val="Normal"/>
              <w:spacing w:lineRule="auto" w:line="240" w:before="40" w:after="40"/>
              <w:rPr/>
            </w:pPr>
            <w:ins w:id="256" w:author="Codex" w:date="2026-10-20T13:30:13Z">
              <w:r>
                <w:rPr>
                  <w:sz w:val="18"/>
                </w:rPr>
                <w:t>.847</w:t>
              </w:r>
            </w:ins>
          </w:p>
        </w:tc>
      </w:tr>
      <w:tr>
        <w:trPr>
          <w:ins w:id="257" w:author="Codex" w:date="2026-10-20T13:30:13Z"/>
        </w:trPr>
        <w:tc>
          <w:tcPr>
            <w:tcW w:w="2499" w:type="dxa"/>
            <w:tcBorders/>
          </w:tcPr>
          <w:p>
            <w:pPr>
              <w:pStyle w:val="Normal"/>
              <w:keepNext w:val="false"/>
              <w:spacing w:lineRule="auto" w:line="240" w:before="40" w:after="40"/>
              <w:rPr/>
            </w:pPr>
            <w:ins w:id="258" w:author="Codex" w:date="2026-10-20T13:30:13Z">
              <w:r>
                <w:rPr>
                  <w:sz w:val="18"/>
                </w:rPr>
                <w:t>Cultural familiarity</w:t>
              </w:r>
            </w:ins>
          </w:p>
        </w:tc>
        <w:tc>
          <w:tcPr>
            <w:tcW w:w="1301" w:type="dxa"/>
            <w:tcBorders/>
          </w:tcPr>
          <w:p>
            <w:pPr>
              <w:pStyle w:val="Normal"/>
              <w:spacing w:lineRule="auto" w:line="240" w:before="40" w:after="40"/>
              <w:rPr/>
            </w:pPr>
            <w:ins w:id="259" w:author="Codex" w:date="2026-10-20T13:30:13Z">
              <w:r>
                <w:rPr>
                  <w:sz w:val="18"/>
                </w:rPr>
                <w:t>Japanese</w:t>
              </w:r>
            </w:ins>
          </w:p>
        </w:tc>
        <w:tc>
          <w:tcPr>
            <w:tcW w:w="649" w:type="dxa"/>
            <w:tcBorders/>
          </w:tcPr>
          <w:p>
            <w:pPr>
              <w:pStyle w:val="Normal"/>
              <w:spacing w:lineRule="auto" w:line="240" w:before="40" w:after="40"/>
              <w:rPr/>
            </w:pPr>
            <w:ins w:id="260" w:author="Codex" w:date="2026-10-20T13:30:13Z">
              <w:r>
                <w:rPr>
                  <w:sz w:val="18"/>
                </w:rPr>
                <w:t>-0.31</w:t>
              </w:r>
            </w:ins>
          </w:p>
        </w:tc>
        <w:tc>
          <w:tcPr>
            <w:tcW w:w="1900" w:type="dxa"/>
            <w:tcBorders/>
          </w:tcPr>
          <w:p>
            <w:pPr>
              <w:pStyle w:val="Normal"/>
              <w:spacing w:lineRule="auto" w:line="240" w:before="40" w:after="40"/>
              <w:rPr/>
            </w:pPr>
            <w:ins w:id="261" w:author="Codex" w:date="2026-10-20T13:30:13Z">
              <w:r>
                <w:rPr>
                  <w:sz w:val="18"/>
                </w:rPr>
                <w:t>[-0.48, -0.14]</w:t>
              </w:r>
            </w:ins>
          </w:p>
        </w:tc>
        <w:tc>
          <w:tcPr>
            <w:tcW w:w="901" w:type="dxa"/>
            <w:tcBorders/>
          </w:tcPr>
          <w:p>
            <w:pPr>
              <w:pStyle w:val="Normal"/>
              <w:spacing w:lineRule="auto" w:line="240" w:before="40" w:after="40"/>
              <w:rPr/>
            </w:pPr>
            <w:ins w:id="262" w:author="Codex" w:date="2026-10-20T13:30:13Z">
              <w:r>
                <w:rPr>
                  <w:sz w:val="18"/>
                </w:rPr>
                <w:t>&lt; .001</w:t>
              </w:r>
            </w:ins>
          </w:p>
        </w:tc>
        <w:tc>
          <w:tcPr>
            <w:tcW w:w="900" w:type="dxa"/>
            <w:tcBorders/>
          </w:tcPr>
          <w:p>
            <w:pPr>
              <w:pStyle w:val="Normal"/>
              <w:spacing w:lineRule="auto" w:line="240" w:before="40" w:after="40"/>
              <w:rPr/>
            </w:pPr>
            <w:ins w:id="263" w:author="Codex" w:date="2026-10-20T13:30:13Z">
              <w:r>
                <w:rPr>
                  <w:sz w:val="18"/>
                </w:rPr>
                <w:t>.008</w:t>
              </w:r>
            </w:ins>
          </w:p>
        </w:tc>
      </w:tr>
      <w:tr>
        <w:trPr>
          <w:ins w:id="264" w:author="Codex" w:date="2026-10-20T13:30:13Z"/>
        </w:trPr>
        <w:tc>
          <w:tcPr>
            <w:tcW w:w="2499" w:type="dxa"/>
            <w:tcBorders/>
          </w:tcPr>
          <w:p>
            <w:pPr>
              <w:pStyle w:val="Normal"/>
              <w:keepNext w:val="false"/>
              <w:spacing w:lineRule="auto" w:line="240" w:before="40" w:after="40"/>
              <w:rPr/>
            </w:pPr>
            <w:ins w:id="265" w:author="Codex" w:date="2026-10-20T13:30:13Z">
              <w:r>
                <w:rPr>
                  <w:sz w:val="18"/>
                </w:rPr>
                <w:t>Enactment potential</w:t>
              </w:r>
            </w:ins>
          </w:p>
        </w:tc>
        <w:tc>
          <w:tcPr>
            <w:tcW w:w="1301" w:type="dxa"/>
            <w:tcBorders/>
          </w:tcPr>
          <w:p>
            <w:pPr>
              <w:pStyle w:val="Normal"/>
              <w:spacing w:lineRule="auto" w:line="240" w:before="40" w:after="40"/>
              <w:rPr/>
            </w:pPr>
            <w:ins w:id="266" w:author="Codex" w:date="2026-10-20T13:30:13Z">
              <w:r>
                <w:rPr>
                  <w:sz w:val="18"/>
                </w:rPr>
                <w:t>English</w:t>
              </w:r>
            </w:ins>
          </w:p>
        </w:tc>
        <w:tc>
          <w:tcPr>
            <w:tcW w:w="649" w:type="dxa"/>
            <w:tcBorders/>
          </w:tcPr>
          <w:p>
            <w:pPr>
              <w:pStyle w:val="Normal"/>
              <w:spacing w:lineRule="auto" w:line="240" w:before="40" w:after="40"/>
              <w:rPr/>
            </w:pPr>
            <w:ins w:id="267" w:author="Codex" w:date="2026-10-20T13:30:13Z">
              <w:r>
                <w:rPr>
                  <w:sz w:val="18"/>
                </w:rPr>
                <w:t>-0.07</w:t>
              </w:r>
            </w:ins>
          </w:p>
        </w:tc>
        <w:tc>
          <w:tcPr>
            <w:tcW w:w="1900" w:type="dxa"/>
            <w:tcBorders/>
          </w:tcPr>
          <w:p>
            <w:pPr>
              <w:pStyle w:val="Normal"/>
              <w:spacing w:lineRule="auto" w:line="240" w:before="40" w:after="40"/>
              <w:rPr/>
            </w:pPr>
            <w:ins w:id="268" w:author="Codex" w:date="2026-10-20T13:30:13Z">
              <w:r>
                <w:rPr>
                  <w:sz w:val="18"/>
                </w:rPr>
                <w:t>[-0.32, 0.18]</w:t>
              </w:r>
            </w:ins>
          </w:p>
        </w:tc>
        <w:tc>
          <w:tcPr>
            <w:tcW w:w="901" w:type="dxa"/>
            <w:tcBorders/>
          </w:tcPr>
          <w:p>
            <w:pPr>
              <w:pStyle w:val="Normal"/>
              <w:spacing w:lineRule="auto" w:line="240" w:before="40" w:after="40"/>
              <w:rPr/>
            </w:pPr>
            <w:ins w:id="269" w:author="Codex" w:date="2026-10-20T13:30:13Z">
              <w:r>
                <w:rPr>
                  <w:sz w:val="18"/>
                </w:rPr>
                <w:t>.590</w:t>
              </w:r>
            </w:ins>
          </w:p>
        </w:tc>
        <w:tc>
          <w:tcPr>
            <w:tcW w:w="900" w:type="dxa"/>
            <w:tcBorders/>
          </w:tcPr>
          <w:p>
            <w:pPr>
              <w:pStyle w:val="Normal"/>
              <w:spacing w:lineRule="auto" w:line="240" w:before="40" w:after="40"/>
              <w:rPr/>
            </w:pPr>
            <w:ins w:id="270" w:author="Codex" w:date="2026-10-20T13:30:13Z">
              <w:r>
                <w:rPr>
                  <w:sz w:val="18"/>
                </w:rPr>
                <w:t>1.000</w:t>
              </w:r>
            </w:ins>
          </w:p>
        </w:tc>
      </w:tr>
      <w:tr>
        <w:trPr>
          <w:ins w:id="271" w:author="Codex" w:date="2026-10-20T13:30:13Z"/>
        </w:trPr>
        <w:tc>
          <w:tcPr>
            <w:tcW w:w="2499" w:type="dxa"/>
            <w:tcBorders/>
          </w:tcPr>
          <w:p>
            <w:pPr>
              <w:pStyle w:val="Normal"/>
              <w:keepNext w:val="false"/>
              <w:spacing w:lineRule="auto" w:line="240" w:before="40" w:after="40"/>
              <w:rPr/>
            </w:pPr>
            <w:ins w:id="272" w:author="Codex" w:date="2026-10-20T13:30:13Z">
              <w:r>
                <w:rPr>
                  <w:sz w:val="18"/>
                </w:rPr>
                <w:t>Enactment potential</w:t>
              </w:r>
            </w:ins>
          </w:p>
        </w:tc>
        <w:tc>
          <w:tcPr>
            <w:tcW w:w="1301" w:type="dxa"/>
            <w:tcBorders/>
          </w:tcPr>
          <w:p>
            <w:pPr>
              <w:pStyle w:val="Normal"/>
              <w:spacing w:lineRule="auto" w:line="240" w:before="40" w:after="40"/>
              <w:rPr/>
            </w:pPr>
            <w:ins w:id="273" w:author="Codex" w:date="2026-10-20T13:30:13Z">
              <w:r>
                <w:rPr>
                  <w:sz w:val="18"/>
                </w:rPr>
                <w:t>Italian</w:t>
              </w:r>
            </w:ins>
          </w:p>
        </w:tc>
        <w:tc>
          <w:tcPr>
            <w:tcW w:w="649" w:type="dxa"/>
            <w:tcBorders/>
          </w:tcPr>
          <w:p>
            <w:pPr>
              <w:pStyle w:val="Normal"/>
              <w:spacing w:lineRule="auto" w:line="240" w:before="40" w:after="40"/>
              <w:rPr/>
            </w:pPr>
            <w:ins w:id="274" w:author="Codex" w:date="2026-10-20T13:30:13Z">
              <w:r>
                <w:rPr>
                  <w:sz w:val="18"/>
                </w:rPr>
                <w:t>0.12</w:t>
              </w:r>
            </w:ins>
          </w:p>
        </w:tc>
        <w:tc>
          <w:tcPr>
            <w:tcW w:w="1900" w:type="dxa"/>
            <w:tcBorders/>
          </w:tcPr>
          <w:p>
            <w:pPr>
              <w:pStyle w:val="Normal"/>
              <w:spacing w:lineRule="auto" w:line="240" w:before="40" w:after="40"/>
              <w:rPr/>
            </w:pPr>
            <w:ins w:id="275" w:author="Codex" w:date="2026-10-20T13:30:13Z">
              <w:r>
                <w:rPr>
                  <w:sz w:val="18"/>
                </w:rPr>
                <w:t>[-0.11, 0.35]</w:t>
              </w:r>
            </w:ins>
          </w:p>
        </w:tc>
        <w:tc>
          <w:tcPr>
            <w:tcW w:w="901" w:type="dxa"/>
            <w:tcBorders/>
          </w:tcPr>
          <w:p>
            <w:pPr>
              <w:pStyle w:val="Normal"/>
              <w:spacing w:lineRule="auto" w:line="240" w:before="40" w:after="40"/>
              <w:rPr/>
            </w:pPr>
            <w:ins w:id="276" w:author="Codex" w:date="2026-10-20T13:30:13Z">
              <w:r>
                <w:rPr>
                  <w:sz w:val="18"/>
                </w:rPr>
                <w:t>.306</w:t>
              </w:r>
            </w:ins>
          </w:p>
        </w:tc>
        <w:tc>
          <w:tcPr>
            <w:tcW w:w="900" w:type="dxa"/>
            <w:tcBorders/>
          </w:tcPr>
          <w:p>
            <w:pPr>
              <w:pStyle w:val="Normal"/>
              <w:spacing w:lineRule="auto" w:line="240" w:before="40" w:after="40"/>
              <w:rPr/>
            </w:pPr>
            <w:ins w:id="277" w:author="Codex" w:date="2026-10-20T13:30:13Z">
              <w:r>
                <w:rPr>
                  <w:sz w:val="18"/>
                </w:rPr>
                <w:t>1.000</w:t>
              </w:r>
            </w:ins>
          </w:p>
        </w:tc>
      </w:tr>
      <w:tr>
        <w:trPr>
          <w:ins w:id="278" w:author="Codex" w:date="2026-10-20T13:30:13Z"/>
        </w:trPr>
        <w:tc>
          <w:tcPr>
            <w:tcW w:w="2499" w:type="dxa"/>
            <w:tcBorders/>
          </w:tcPr>
          <w:p>
            <w:pPr>
              <w:pStyle w:val="Normal"/>
              <w:keepNext w:val="false"/>
              <w:spacing w:lineRule="auto" w:line="240" w:before="40" w:after="40"/>
              <w:rPr/>
            </w:pPr>
            <w:ins w:id="279" w:author="Codex" w:date="2026-10-20T13:30:13Z">
              <w:r>
                <w:rPr>
                  <w:sz w:val="18"/>
                </w:rPr>
                <w:t>Enactment potential</w:t>
              </w:r>
            </w:ins>
          </w:p>
        </w:tc>
        <w:tc>
          <w:tcPr>
            <w:tcW w:w="1301" w:type="dxa"/>
            <w:tcBorders/>
          </w:tcPr>
          <w:p>
            <w:pPr>
              <w:pStyle w:val="Normal"/>
              <w:spacing w:lineRule="auto" w:line="240" w:before="40" w:after="40"/>
              <w:rPr/>
            </w:pPr>
            <w:ins w:id="280" w:author="Codex" w:date="2026-10-20T13:30:13Z">
              <w:r>
                <w:rPr>
                  <w:sz w:val="18"/>
                </w:rPr>
                <w:t>Japanese</w:t>
              </w:r>
            </w:ins>
          </w:p>
        </w:tc>
        <w:tc>
          <w:tcPr>
            <w:tcW w:w="649" w:type="dxa"/>
            <w:tcBorders/>
          </w:tcPr>
          <w:p>
            <w:pPr>
              <w:pStyle w:val="Normal"/>
              <w:spacing w:lineRule="auto" w:line="240" w:before="40" w:after="40"/>
              <w:rPr/>
            </w:pPr>
            <w:ins w:id="281" w:author="Codex" w:date="2026-10-20T13:30:13Z">
              <w:r>
                <w:rPr>
                  <w:sz w:val="18"/>
                </w:rPr>
                <w:t>-0.28</w:t>
              </w:r>
            </w:ins>
          </w:p>
        </w:tc>
        <w:tc>
          <w:tcPr>
            <w:tcW w:w="1900" w:type="dxa"/>
            <w:tcBorders/>
          </w:tcPr>
          <w:p>
            <w:pPr>
              <w:pStyle w:val="Normal"/>
              <w:spacing w:lineRule="auto" w:line="240" w:before="40" w:after="40"/>
              <w:rPr/>
            </w:pPr>
            <w:ins w:id="282" w:author="Codex" w:date="2026-10-20T13:30:13Z">
              <w:r>
                <w:rPr>
                  <w:sz w:val="18"/>
                </w:rPr>
                <w:t>[-0.52, -0.04]</w:t>
              </w:r>
            </w:ins>
          </w:p>
        </w:tc>
        <w:tc>
          <w:tcPr>
            <w:tcW w:w="901" w:type="dxa"/>
            <w:tcBorders/>
          </w:tcPr>
          <w:p>
            <w:pPr>
              <w:pStyle w:val="Normal"/>
              <w:spacing w:lineRule="auto" w:line="240" w:before="40" w:after="40"/>
              <w:rPr/>
            </w:pPr>
            <w:ins w:id="283" w:author="Codex" w:date="2026-10-20T13:30:13Z">
              <w:r>
                <w:rPr>
                  <w:sz w:val="18"/>
                </w:rPr>
                <w:t>.022</w:t>
              </w:r>
            </w:ins>
          </w:p>
        </w:tc>
        <w:tc>
          <w:tcPr>
            <w:tcW w:w="900" w:type="dxa"/>
            <w:tcBorders/>
          </w:tcPr>
          <w:p>
            <w:pPr>
              <w:pStyle w:val="Normal"/>
              <w:spacing w:lineRule="auto" w:line="240" w:before="40" w:after="40"/>
              <w:rPr/>
            </w:pPr>
            <w:ins w:id="284" w:author="Codex" w:date="2026-10-20T13:30:13Z">
              <w:r>
                <w:rPr>
                  <w:sz w:val="18"/>
                </w:rPr>
                <w:t>.352</w:t>
              </w:r>
            </w:ins>
          </w:p>
        </w:tc>
      </w:tr>
    </w:tbl>
    <w:p>
      <w:pPr>
        <w:pStyle w:val="BodyText"/>
        <w:rPr>
          <w:rFonts w:cs="Times New Roman"/>
          <w:color w:val="auto"/>
          <w:sz w:val="20"/>
          <w:szCs w:val="20"/>
        </w:rPr>
      </w:pPr>
      <w:commentRangeStart w:id="6"/>
      <w:commentRangeStart w:id="7"/>
      <w:r>
        <w:rPr>
          <w:rFonts w:cs="Times New Roman"/>
          <w:rFonts w:cs="Times New Roman"/>
          <w:color w:val="auto"/>
          <w:color w:val="auto"/>
          <w:sz w:val="20"/>
          <w:sz w:val="20"/>
          <w:szCs w:val="20"/>
          <w:rPrChange w:id="0" w:author="Codex" w:date="2026-10-20T13:30:13Z">
            <w:rPr>
              <w:i/>
              <w:szCs w:val="20"/>
              <w:iCs/>
            </w:rPr>
          </w:rPrChange>
        </w:rPr>
        <w:t>Note.</w:t>
      </w:r>
      <w:del w:id="286" w:author="Codex" w:date="2026-10-20T13:30:13Z">
        <w:r>
          <w:rPr>
            <w:rFonts w:cs="Times New Roman"/>
            <w:color w:val="auto"/>
            <w:sz w:val="20"/>
            <w:szCs w:val="20"/>
          </w:rPr>
          <w:delText xml:space="preserve"> Coefficients are from ordinary least squares regressions of each rating on cohort (dummy-coded, German as reference) and a fixed effect for video, with standard errors clustered by participant. Only cohort contrasts significant at </w:delText>
        </w:r>
      </w:del>
      <w:del w:id="287" w:author="Codex" w:date="2026-10-20T13:30:13Z">
        <w:r>
          <w:rPr>
            <w:rFonts w:cs="Times New Roman"/>
            <w:i/>
            <w:iCs/>
            <w:color w:val="auto"/>
            <w:sz w:val="20"/>
            <w:szCs w:val="20"/>
          </w:rPr>
          <w:delText>p</w:delText>
        </w:r>
      </w:del>
      <w:del w:id="288" w:author="Codex" w:date="2026-10-20T13:30:13Z">
        <w:r>
          <w:rPr>
            <w:rFonts w:cs="Times New Roman"/>
            <w:color w:val="auto"/>
            <w:sz w:val="20"/>
            <w:szCs w:val="20"/>
          </w:rPr>
          <w:delText xml:space="preserve"> &lt; .05 are shown; the full model included all four cohorts and all 148 video fixed effects.</w:delText>
        </w:r>
      </w:del>
      <w:ins w:id="289" w:author="Codex" w:date="2026-10-20T13:30:13Z">
        <w:r>
          <w:rPr>
            <w:rFonts w:cs="Times New Roman"/>
            <w:color w:val="auto"/>
            <w:sz w:val="20"/>
            <w:szCs w:val="20"/>
          </w:rPr>
          <w:t xml:space="preserve"> All 21 contrasts from seven ordinary least squares models are shown. German is the reference cohort; each model includes fixed effects for all 148 pairings and standard errors clustered by participant. Confidence intervals are pointwise 95% intervals using t(229); p values use the same reference distribution. Holm adjustment controls the family-wise error rate across all 21 contrasts.</w:t>
        </w:r>
      </w:ins>
      <w:r>
        <w:rPr>
          <w:rFonts w:cs="Times New Roman"/>
          <w:color w:val="auto"/>
          <w:sz w:val="20"/>
          <w:szCs w:val="20"/>
        </w:rPr>
      </w:r>
      <w:commentRangeEnd w:id="7"/>
      <w:r>
        <w:commentReference w:id="7"/>
      </w:r>
      <w:commentRangeEnd w:id="6"/>
      <w:r>
        <w:commentReference w:id="6"/>
      </w:r>
      <w:r>
        <w:rPr>
          <w:rFonts w:cs="Times New Roman"/>
          <w:color w:val="auto"/>
          <w:sz w:val="20"/>
          <w:szCs w:val="20"/>
        </w:rPr>
      </w:r>
    </w:p>
    <w:p>
      <w:pPr>
        <w:pStyle w:val="Normal"/>
        <w:spacing w:lineRule="auto" w:line="360"/>
        <w:ind w:firstLine="720"/>
        <w:jc w:val="both"/>
        <w:rPr>
          <w:rFonts w:eastAsia="Times New Roman" w:cs="Times New Roman"/>
          <w:bCs/>
          <w:color w:val="auto"/>
          <w:sz w:val="24"/>
          <w:szCs w:val="24"/>
          <w:lang w:val="en-GB" w:eastAsia="es-ES"/>
        </w:rPr>
      </w:pPr>
      <w:commentRangeStart w:id="8"/>
      <w:del w:id="290" w:author="Codex" w:date="2026-10-20T13:30:13Z">
        <w:r>
          <w:rPr>
            <w:rFonts w:eastAsia="Times New Roman" w:cs="Times New Roman"/>
            <w:bCs/>
            <w:color w:val="auto"/>
            <w:sz w:val="24"/>
            <w:szCs w:val="24"/>
            <w:lang w:val="en-GB" w:eastAsia="es-ES"/>
          </w:rPr>
          <w:delText>The p values shown are unadjusted for multiple comparisons; the cohort contrasts are exploratory.</w:delText>
        </w:r>
      </w:del>
      <w:ins w:id="291" w:author="Codex" w:date="2026-10-20T13:30:13Z">
        <w:r>
          <w:rPr>
            <w:rFonts w:eastAsia="Times New Roman" w:cs="Times New Roman"/>
            <w:color w:val="auto"/>
            <w:sz w:val="24"/>
            <w:szCs w:val="24"/>
            <w:lang w:val="en-GB" w:eastAsia="es-ES"/>
          </w:rPr>
          <w:t>Response-style diagnostics were computed separately for each dimension and cohort as the proportions of ratings at either endpoint (1 or 5) and at the midpoint (3); Appendix A reports all values. For enactment potential, the Japanese cohort used endpoints less often (34.3% versus 39.5–48.0% in the other cohorts) and the midpoint more often (25.4% versus 16.1–17.2%). Cultural-familiarity endpoint use was 42.4% in the Japanese cohort versus 36.1–49.2% elsewhere, with midpoint use 18.8% versus 16.7–22.8%. These descriptive distributions do not isolate response style from substantive interpretation; the item-adjusted cohort effects should not be interpreted as pure cultural effects.</w:t>
        </w:r>
      </w:ins>
      <w:commentRangeEnd w:id="8"/>
      <w:r>
        <w:commentReference w:id="8"/>
      </w:r>
      <w:r>
        <w:rPr>
          <w:rFonts w:eastAsia="Times New Roman" w:cs="Times New Roman"/>
          <w:color w:val="auto"/>
          <w:sz w:val="24"/>
          <w:szCs w:val="24"/>
          <w:lang w:val="en-GB" w:eastAsia="es-ES"/>
        </w:rPr>
      </w:r>
    </w:p>
    <w:p>
      <w:pPr>
        <w:pStyle w:val="BodyText"/>
        <w:spacing w:lineRule="auto" w:line="360"/>
        <w:jc w:val="both"/>
        <w:rPr>
          <w:rFonts w:cs="Times New Roman"/>
          <w:color w:val="auto"/>
        </w:rPr>
      </w:pPr>
      <w:r>
        <w:rPr>
          <w:rFonts w:cs="Times New Roman"/>
          <w:color w:val="auto"/>
        </w:rPr>
      </w:r>
    </w:p>
    <w:p>
      <w:pPr>
        <w:pStyle w:val="BodyText"/>
        <w:spacing w:lineRule="auto" w:line="360"/>
        <w:ind w:firstLine="720"/>
        <w:jc w:val="both"/>
        <w:rPr>
          <w:rFonts w:cs="Times New Roman"/>
          <w:color w:val="auto"/>
        </w:rPr>
      </w:pPr>
      <w:commentRangeStart w:id="9"/>
      <w:del w:id="292" w:author="Codex" w:date="2026-10-20T13:30:13Z">
        <w:r>
          <w:rPr>
            <w:rFonts w:cs="Times New Roman"/>
            <w:color w:val="auto"/>
          </w:rPr>
          <w:delText>These findings indicate that cohort-level differences in gesture ratings are not artifacts of item sampling but persist when identical stimuli are compared across cohorts. This pattern may reflect genuine cross-linguistic or cross-cultural differences in gesture interpretation, differences in scale-use tendencies across survey-language groups, or both; the present data cannot adjudicate between these explanations. From a methodological standpoint, the results indicate that pooled human ratings should not be treated as a single culturally neutral reference standard. Analyses using these ratings as ground truth—including comparisons with model-generated ratings—should consider language cohort as a covariate or random effect, and cohort-specific reference values may be more appropriate than pooled means for at least the facial-expression salience, cultural familiarity, and enactment potential dimensions, where cohort effects were most pronounced.</w:delText>
        </w:r>
      </w:del>
      <w:ins w:id="293" w:author="Codex" w:date="2026-10-20T13:30:13Z">
        <w:r>
          <w:rPr>
            <w:rFonts w:cs="Times New Roman"/>
            <w:color w:val="auto"/>
          </w:rPr>
          <w:t>These results indicate that at least some cohort differences persist when identical stimuli are compared, with the strongest multiplicity-adjusted evidence concerning English-language facial-expression ratings and Japanese-language cultural-familiarity ratings. Differences may reflect interpretation, scale use, translation, or a combination of these factors. Pooled human ratings are therefore population-dependent reference values. Cohort-specific validation is especially relevant for cultural familiarity, while the other exploratory contrasts require replication.</w:t>
        </w:r>
      </w:ins>
      <w:commentRangeEnd w:id="9"/>
      <w:r>
        <w:commentReference w:id="9"/>
      </w:r>
      <w:r>
        <w:rPr>
          <w:rFonts w:cs="Times New Roman"/>
          <w:color w:val="auto"/>
        </w:rPr>
      </w:r>
    </w:p>
    <w:p>
      <w:pPr>
        <w:pStyle w:val="Heading1"/>
        <w:keepNext w:val="true"/>
        <w:spacing w:lineRule="auto" w:line="360"/>
        <w:jc w:val="both"/>
        <w:rPr>
          <w:rFonts w:ascii="Times New Roman" w:hAnsi="Times New Roman" w:cs="Times New Roman"/>
          <w:color w:val="auto"/>
        </w:rPr>
      </w:pPr>
      <w:bookmarkStart w:id="3" w:name="video-language-models"/>
      <w:bookmarkEnd w:id="0"/>
      <w:bookmarkEnd w:id="2"/>
      <w:r>
        <w:rPr>
          <w:rFonts w:cs="Times New Roman" w:ascii="Times New Roman" w:hAnsi="Times New Roman"/>
          <w:color w:val="auto"/>
        </w:rPr>
        <w:t>6. Video-Language Models</w:t>
      </w:r>
    </w:p>
    <w:p>
      <w:pPr>
        <w:pStyle w:val="FirstParagraph"/>
        <w:spacing w:lineRule="auto" w:line="360"/>
        <w:ind w:firstLine="720"/>
        <w:jc w:val="both"/>
        <w:rPr>
          <w:rFonts w:ascii="Times New Roman" w:hAnsi="Times New Roman" w:cs="Times New Roman"/>
        </w:rPr>
      </w:pPr>
      <w:commentRangeStart w:id="10"/>
      <w:commentRangeStart w:id="11"/>
      <w:r>
        <w:rPr>
          <w:rFonts w:cs="Times New Roman" w:ascii="Times New Roman" w:hAnsi="Times New Roman"/>
        </w:rPr>
        <w:t>We evaluated twelve distinct model and input conditions across four multimodal AI model families: Google Gemini, OpenAI GPT, Alibaba Qwen, and Elorian Glimpse (Table 4). These twelve conditions represent combinations of model architecture/tier (e.g., lightweight vs. flagship) and temporal video sampling rates (1 vs. 2 frames per second [fps]): Gemini 3.8 Flash and Gemini 3.1 Pro were evaluated on video input at 1 and 2 fps; Gemini 3.1 Flash-Lite was evaluated at 1 fps only; GPT-5.6 Sol and GPT-5.6 Luna were evaluated on extracted frame sequences at 1 and 2 fps; Qwen 3.8 Max and Qwen 3.5-397B-A17B were evaluated on video input at 1 fps; and Elorian Glimpse (elorian/glimpse; saved version elorian/glimpse-20261016) was evaluated on 19 October 2026 using native MP4 video via OpenRouter with provider-default sampling. These sampling rates describe the temporal resolution fed to each model, not the original video recording rate. All models received the identical neutral numeric identifiers, target words, and human-aligned prompt, with temperature 0, reasoning disabled where configurable, and a maximum of 4,096 output tokens.</w:t>
      </w:r>
      <w:ins w:id="294" w:author="Codex" w:date="2026-10-20T13:30:13Z">
        <w:r>
          <w:rPr>
            <w:rFonts w:cs="Times New Roman" w:ascii="Times New Roman" w:hAnsi="Times New Roman"/>
          </w:rPr>
          <w:t xml:space="preserve"> Appendix B records the exact saved model identifiers and access routes, including the auxiliary frame condition. Exact evaluation dates were not preserved in the retained records for the earlier Gemini, GPT, and Qwen runs; Glimpse was evaluated on 19 October 2026. The native 2-fps Gemini runs and the auxiliary Flash frame run also lack logged exact model identifiers. Model family is confounded with input route and preprocessing (native video, extracted frames, and provider-default sampling), so the benchmark does not isolate an architecture effect.</w:t>
        </w:r>
      </w:ins>
      <w:r>
        <w:rPr>
          <w:rFonts w:cs="Times New Roman" w:ascii="Times New Roman" w:hAnsi="Times New Roman"/>
        </w:rPr>
      </w:r>
      <w:commentRangeEnd w:id="11"/>
      <w:r>
        <w:commentReference w:id="11"/>
      </w:r>
      <w:commentRangeEnd w:id="10"/>
      <w:r>
        <w:commentReference w:id="10"/>
      </w:r>
      <w:r>
        <w:rPr>
          <w:rFonts w:cs="Times New Roman" w:ascii="Times New Roman" w:hAnsi="Times New Roman"/>
        </w:rPr>
      </w:r>
    </w:p>
    <w:p>
      <w:pPr>
        <w:pStyle w:val="BodyText"/>
        <w:spacing w:lineRule="auto" w:line="360"/>
        <w:ind w:firstLine="720"/>
        <w:jc w:val="both"/>
        <w:rPr>
          <w:rFonts w:cs="Times New Roman"/>
          <w:color w:val="auto"/>
          <w:sz w:val="24"/>
          <w:szCs w:val="24"/>
        </w:rPr>
      </w:pPr>
      <w:r>
        <w:rPr>
          <w:rFonts w:cs="Times New Roman"/>
          <w:color w:val="auto"/>
          <w:sz w:val="24"/>
          <w:szCs w:val="24"/>
        </w:rPr>
        <w:t>A separate, additional comparison used Gemini 3.8 Flash to test whether feeding it a full video produces different results from feeding it manually extracted still frames. This comparison sits outside the main twelve-configuration benchmark, and its validity depends on the frames, resolution, prompt, and settings being matched across the two conditions.</w:t>
      </w:r>
    </w:p>
    <w:p>
      <w:pPr>
        <w:pStyle w:val="Heading2"/>
        <w:keepNext w:val="true"/>
        <w:spacing w:lineRule="auto" w:line="360"/>
        <w:jc w:val="both"/>
        <w:rPr>
          <w:rFonts w:ascii="Times New Roman" w:hAnsi="Times New Roman" w:cs="Times New Roman"/>
          <w:color w:val="auto"/>
        </w:rPr>
      </w:pPr>
      <w:bookmarkStart w:id="4" w:name="prompting-and-response-format"/>
      <w:r>
        <w:rPr>
          <w:rFonts w:cs="Times New Roman" w:ascii="Times New Roman" w:hAnsi="Times New Roman"/>
          <w:color w:val="auto"/>
        </w:rPr>
        <w:t>6.1 Prompting and response format</w:t>
      </w:r>
    </w:p>
    <w:p>
      <w:pPr>
        <w:pStyle w:val="FirstParagraph"/>
        <w:spacing w:lineRule="auto" w:line="360"/>
        <w:ind w:firstLine="720"/>
        <w:jc w:val="both"/>
        <w:rPr>
          <w:rFonts w:ascii="Times New Roman" w:hAnsi="Times New Roman" w:cs="Times New Roman"/>
        </w:rPr>
      </w:pPr>
      <w:commentRangeStart w:id="12"/>
      <w:r>
        <w:rPr>
          <w:rFonts w:cs="Times New Roman" w:ascii="Times New Roman" w:hAnsi="Times New Roman"/>
        </w:rPr>
        <w:t xml:space="preserve">Models were given the target word, the rating instructions, and the video </w:t>
      </w:r>
      <w:del w:id="295" w:author="Codex" w:date="2026-10-20T13:30:13Z">
        <w:r>
          <w:rPr>
            <w:rFonts w:cs="Times New Roman" w:ascii="Times New Roman" w:hAnsi="Times New Roman"/>
          </w:rPr>
          <w:delText>itself</w:delText>
        </w:r>
      </w:del>
      <w:ins w:id="296" w:author="Codex" w:date="2026-10-20T13:30:13Z">
        <w:r>
          <w:rPr>
            <w:rFonts w:cs="Times New Roman" w:ascii="Times New Roman" w:hAnsi="Times New Roman"/>
          </w:rPr>
          <w:t>or sampled frames</w:t>
        </w:r>
      </w:ins>
      <w:r>
        <w:rPr>
          <w:rFonts w:cs="Times New Roman" w:ascii="Times New Roman" w:hAnsi="Times New Roman"/>
        </w:rPr>
        <w:t>. The prompt used the same five-point scale given to human raters and asked for a separate rating on each of the seven dimensions. To discourage the model from simply assuming the gesture matched the word, the instructions stated explicitly that the gesture could fit the target word well, partly, or poorly. The full grounding instruction read:</w:t>
      </w:r>
      <w:commentRangeEnd w:id="12"/>
      <w:r>
        <w:commentReference w:id="12"/>
      </w:r>
      <w:r>
        <w:rPr>
          <w:rFonts w:cs="Times New Roman" w:ascii="Times New Roman" w:hAnsi="Times New Roman"/>
        </w:rPr>
      </w:r>
    </w:p>
    <w:p>
      <w:pPr>
        <w:pStyle w:val="BodyText"/>
        <w:spacing w:lineRule="auto" w:line="276"/>
        <w:jc w:val="both"/>
        <w:rPr>
          <w:rFonts w:cs="Times New Roman"/>
          <w:color w:val="auto"/>
          <w:sz w:val="24"/>
          <w:szCs w:val="24"/>
        </w:rPr>
      </w:pPr>
      <w:r>
        <w:rPr>
          <w:rFonts w:cs="Times New Roman"/>
          <w:color w:val="auto"/>
          <w:sz w:val="24"/>
          <w:szCs w:val="24"/>
        </w:rPr>
        <w:t>“</w:t>
      </w:r>
      <w:r>
        <w:rPr>
          <w:rFonts w:cs="Times New Roman"/>
          <w:color w:val="auto"/>
          <w:sz w:val="24"/>
          <w:szCs w:val="24"/>
        </w:rPr>
        <w:t>Watch the full video before rating it. The supplied target word may fit the visible gesture well, partly, or poorly. Describe only the movement, posture, and facial expression that are actually visible. Do not imagine or add an action merely because it would suit the target word.”</w:t>
      </w:r>
    </w:p>
    <w:p>
      <w:pPr>
        <w:pStyle w:val="BodyText"/>
        <w:spacing w:lineRule="auto" w:line="360"/>
        <w:jc w:val="both"/>
        <w:rPr>
          <w:rFonts w:cs="Times New Roman"/>
          <w:color w:val="auto"/>
          <w:sz w:val="24"/>
          <w:szCs w:val="24"/>
        </w:rPr>
      </w:pPr>
      <w:commentRangeStart w:id="13"/>
      <w:commentRangeStart w:id="14"/>
      <w:r>
        <w:rPr>
          <w:rFonts w:cs="Times New Roman"/>
          <w:color w:val="auto"/>
          <w:sz w:val="24"/>
          <w:szCs w:val="24"/>
        </w:rPr>
        <w:t xml:space="preserve">Models responded in a structured format containing a description of what was visible, a 1–5 rating on each dimension, </w:t>
      </w:r>
      <w:ins w:id="297" w:author="Codex" w:date="2026-10-20T13:30:13Z">
        <w:r>
          <w:rPr>
            <w:rFonts w:cs="Times New Roman"/>
            <w:color w:val="auto"/>
            <w:sz w:val="24"/>
            <w:szCs w:val="24"/>
          </w:rPr>
          <w:t xml:space="preserve">and </w:t>
        </w:r>
      </w:ins>
      <w:r>
        <w:rPr>
          <w:rFonts w:cs="Times New Roman"/>
          <w:color w:val="auto"/>
          <w:sz w:val="24"/>
          <w:szCs w:val="24"/>
        </w:rPr>
        <w:t>a short justification per dimension</w:t>
      </w:r>
      <w:del w:id="298" w:author="Codex" w:date="2026-10-20T13:30:13Z">
        <w:r>
          <w:rPr>
            <w:rFonts w:cs="Times New Roman"/>
            <w:color w:val="auto"/>
            <w:sz w:val="24"/>
            <w:szCs w:val="24"/>
          </w:rPr>
          <w:delText>, and a self-reported confidence check</w:delText>
        </w:r>
      </w:del>
      <w:r>
        <w:rPr>
          <w:rFonts w:cs="Times New Roman"/>
          <w:color w:val="auto"/>
          <w:sz w:val="24"/>
          <w:szCs w:val="24"/>
        </w:rPr>
        <w:t>. Asking for descriptions and justifications made the output easier to inspect afterward, but it did not by itself confirm that those descriptions were accurate or that the ratings were measuring what they claimed to measure. Three differences from the human task should be noted. Human raters did not receive the grounding instruction above; the cultural-familiarity question asked humans about familiarity “in your country” but asked models about familiarity “in your cultural context,” which specifies no reference population for a model; and models received target words in English, whereas human raters saw them in their survey language.</w:t>
      </w:r>
      <w:r>
        <w:rPr>
          <w:rFonts w:cs="Times New Roman"/>
          <w:color w:val="auto"/>
          <w:sz w:val="24"/>
          <w:szCs w:val="24"/>
        </w:rPr>
      </w:r>
      <w:commentRangeEnd w:id="14"/>
      <w:r>
        <w:commentReference w:id="14"/>
      </w:r>
      <w:commentRangeEnd w:id="13"/>
      <w:r>
        <w:commentReference w:id="13"/>
      </w:r>
      <w:r>
        <w:rPr>
          <w:rFonts w:cs="Times New Roman"/>
          <w:color w:val="auto"/>
          <w:sz w:val="24"/>
          <w:szCs w:val="24"/>
        </w:rPr>
      </w:r>
    </w:p>
    <w:p>
      <w:pPr>
        <w:pStyle w:val="BodyText"/>
        <w:spacing w:lineRule="auto" w:line="360"/>
        <w:jc w:val="both"/>
        <w:rPr>
          <w:rFonts w:cs="Times New Roman"/>
          <w:color w:val="auto"/>
          <w:sz w:val="24"/>
          <w:szCs w:val="24"/>
        </w:rPr>
      </w:pPr>
      <w:commentRangeStart w:id="15"/>
      <w:ins w:id="299" w:author="Codex" w:date="2026-10-20T13:30:13Z">
        <w:r>
          <w:rPr/>
          <w:t>Parsing and field normalization. Saved model scores were checked against the seven canonical dimension names and the integer range 1–5 before evaluation. Alternate Qwen Max fields named motional_salience and facial_emotional_salience were mapped to the corresponding canonical dimensions. The normalization log records 127 field substitutions across 125 of 149 pairings (83.9%) for Qwen Max and none for the other configurations. This corrected incomplete field extraction rather than changing the underlying numeric responses: for motional salience, the correlation changed from −.20 on 22 standard pairings to +.27 on all 134. All configurations have complete final vectors for all 149 model pairings (0/149 missing final vectors per configuration). Appendix B distinguishes this final completeness check from historical request-level parsing failures: complete failure and retry histories were not retained for all configurations, so an initial parse-failure rate cannot be reconstructed.</w:t>
        </w:r>
      </w:ins>
      <w:commentRangeEnd w:id="15"/>
      <w:r>
        <w:commentReference w:id="15"/>
      </w:r>
      <w:r>
        <w:rPr/>
      </w:r>
    </w:p>
    <w:p>
      <w:pPr>
        <w:pStyle w:val="Heading2"/>
        <w:keepNext w:val="true"/>
        <w:spacing w:lineRule="auto" w:line="360"/>
        <w:jc w:val="both"/>
        <w:rPr>
          <w:rFonts w:ascii="Times New Roman" w:hAnsi="Times New Roman" w:cs="Times New Roman"/>
          <w:color w:val="auto"/>
          <w:szCs w:val="24"/>
        </w:rPr>
      </w:pPr>
      <w:bookmarkStart w:id="5" w:name="statistical-evaluation"/>
      <w:bookmarkEnd w:id="4"/>
      <w:r>
        <w:rPr>
          <w:rFonts w:cs="Times New Roman" w:ascii="Times New Roman" w:hAnsi="Times New Roman"/>
          <w:color w:val="auto"/>
          <w:szCs w:val="24"/>
        </w:rPr>
        <w:t>6.2 Statistical evaluation</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main comparison set model scores against the mean human rating for each of the 134 standard gesture–word pairings. With seven dimensions rated per item, each model configuration produced 938 model–human score pairs. These pairs compare items across dimensions, not 938 independent human judgments. The 14 mismatched control pairings shared with humans were analyzed separately, paired by underlying clip; different human participants rated the two labels.</w:t>
      </w:r>
    </w:p>
    <w:p>
      <w:pPr>
        <w:pStyle w:val="BodyText"/>
        <w:spacing w:lineRule="auto" w:line="360"/>
        <w:ind w:firstLine="720"/>
        <w:jc w:val="both"/>
        <w:rPr>
          <w:rFonts w:cs="Times New Roman"/>
          <w:color w:val="auto"/>
          <w:sz w:val="24"/>
          <w:szCs w:val="24"/>
        </w:rPr>
      </w:pPr>
      <w:r>
        <w:rPr>
          <w:rFonts w:cs="Times New Roman"/>
          <w:color w:val="auto"/>
          <w:sz w:val="24"/>
          <w:szCs w:val="24"/>
        </w:rPr>
        <w:t>For each dimension, we report: mean absolute error (MAE), representing the average absolute deviation between model scores and human item means; root mean squared error (RMSE), which penalizes larger discrepancies more heavily; systematic bias, defined as the mean signed difference (model minus human, where positive values indicate higher model ratings); and two measures of association, Spearman’s ρ and Pearson’s r, computed both pooled across all item–dimension pairs and separately within each dimension. Pooled correlations combine differences between dimension means (for example, enactment potential is rated higher than facial expression for nearly every item) with item-level discrimination; within-dimension correlations are therefore the primary index of whether a model distinguishes between gestures.</w:t>
      </w:r>
    </w:p>
    <w:p>
      <w:pPr>
        <w:pStyle w:val="BodyText"/>
        <w:spacing w:lineRule="auto" w:line="360"/>
        <w:ind w:firstLine="720"/>
        <w:jc w:val="both"/>
        <w:rPr>
          <w:rFonts w:cs="Times New Roman"/>
          <w:color w:val="auto"/>
          <w:sz w:val="24"/>
          <w:szCs w:val="24"/>
        </w:rPr>
      </w:pPr>
      <w:r>
        <w:rPr>
          <w:rFonts w:cs="Times New Roman"/>
          <w:color w:val="auto"/>
          <w:sz w:val="24"/>
          <w:szCs w:val="24"/>
        </w:rPr>
        <w:t>These metrics capture distinct, complementary facets of performance. A model may closely approximate the pooled human mean (yielding low MAE) while failing to discriminate relative differences between gestures (yielding low correlation), and vice versa. Similarly, a near-zero overall bias can obscure cancelling errors where a model overestimates certain items and underestimates others by comparable margins. Uncertainty was estimated by item-level bootstrap resampling (2,000 resamples of the 134 standard pairings), including paired differences between configurations; these intervals reflect sampling of items, not run-to-run variation, which was not assessed. To anchor absolute error, we also report a no-information baseline that assigns every item the human mean of its dimension, and a noise ceiling for correlations derived from the reliability of the human item means.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To contextualize model error, we also calculated the mean absolute difference between individual human ratings of the same item, between each human rating and the mean of the other human ratings, and between each model score and individual human ratings. All three comparisons used the same 134 standard pairings, with equal weight for each pairing and dimension.</w:t>
      </w:r>
    </w:p>
    <w:p>
      <w:pPr>
        <w:pStyle w:val="Heading2"/>
        <w:keepNext w:val="true"/>
        <w:spacing w:lineRule="auto" w:line="360"/>
        <w:jc w:val="both"/>
        <w:rPr>
          <w:rFonts w:ascii="Times New Roman" w:hAnsi="Times New Roman" w:cs="Times New Roman"/>
          <w:color w:val="auto"/>
          <w:szCs w:val="24"/>
        </w:rPr>
      </w:pPr>
      <w:bookmarkStart w:id="6" w:name="video-language-model-results"/>
      <w:bookmarkEnd w:id="5"/>
      <w:r>
        <w:rPr>
          <w:rFonts w:cs="Times New Roman" w:ascii="Times New Roman" w:hAnsi="Times New Roman"/>
          <w:color w:val="auto"/>
          <w:szCs w:val="24"/>
        </w:rPr>
        <w:t>6.3 Video-Language Model Results</w:t>
      </w:r>
    </w:p>
    <w:p>
      <w:pPr>
        <w:pStyle w:val="Heading3"/>
        <w:keepNext w:val="true"/>
        <w:spacing w:lineRule="auto" w:line="360"/>
        <w:jc w:val="both"/>
        <w:rPr>
          <w:rFonts w:ascii="Times New Roman" w:hAnsi="Times New Roman" w:cs="Times New Roman"/>
          <w:color w:val="auto"/>
          <w:sz w:val="24"/>
          <w:szCs w:val="24"/>
        </w:rPr>
      </w:pPr>
      <w:r>
        <w:rPr>
          <w:rFonts w:cs="Times New Roman" w:ascii="Times New Roman" w:hAnsi="Times New Roman"/>
          <w:color w:val="auto"/>
          <w:sz w:val="24"/>
          <w:szCs w:val="24"/>
        </w:rPr>
        <w:t>6.3.1 Overall correspondence with human ratings</w:t>
      </w:r>
    </w:p>
    <w:p>
      <w:pPr>
        <w:pStyle w:val="FirstParagraph"/>
        <w:spacing w:lineRule="auto" w:line="360"/>
        <w:ind w:firstLine="720"/>
        <w:jc w:val="both"/>
        <w:rPr>
          <w:rFonts w:ascii="Times New Roman" w:hAnsi="Times New Roman" w:cs="Times New Roman"/>
        </w:rPr>
      </w:pPr>
      <w:commentRangeStart w:id="16"/>
      <w:r>
        <w:rPr>
          <w:rFonts w:cs="Times New Roman" w:ascii="Times New Roman" w:hAnsi="Times New Roman"/>
        </w:rPr>
        <w:t>After field names were normalized (Section 6.</w:t>
      </w:r>
      <w:del w:id="300" w:author="Codex" w:date="2026-10-20T13:30:13Z">
        <w:r>
          <w:rPr>
            <w:rFonts w:cs="Times New Roman" w:ascii="Times New Roman" w:hAnsi="Times New Roman"/>
          </w:rPr>
          <w:delText>3.2</w:delText>
        </w:r>
      </w:del>
      <w:ins w:id="301" w:author="Codex" w:date="2026-10-20T13:30:13Z">
        <w:r>
          <w:rPr>
            <w:rFonts w:cs="Times New Roman" w:ascii="Times New Roman" w:hAnsi="Times New Roman"/>
          </w:rPr>
          <w:t>1</w:t>
        </w:r>
      </w:ins>
      <w:r>
        <w:rPr>
          <w:rFonts w:cs="Times New Roman" w:ascii="Times New Roman" w:hAnsi="Times New Roman"/>
        </w:rPr>
        <w:t>), every configuration provided a rating for every item. Across the twelve evaluated model and sampling conditions, MAE ranged from 0.53 to 1.12 points, and Spearman correlations ranged from .62 to .69 (Table 4).</w:t>
      </w:r>
      <w:commentRangeEnd w:id="16"/>
      <w:r>
        <w:commentReference w:id="16"/>
      </w:r>
      <w:r>
        <w:rPr>
          <w:rFonts w:cs="Times New Roman" w:ascii="Times New Roman" w:hAnsi="Times New Roman"/>
        </w:rPr>
      </w:r>
    </w:p>
    <w:p>
      <w:pPr>
        <w:pStyle w:val="BodyText"/>
        <w:spacing w:lineRule="auto" w:line="360"/>
        <w:ind w:firstLine="720"/>
        <w:jc w:val="both"/>
        <w:rPr>
          <w:rFonts w:cs="Times New Roman"/>
          <w:color w:val="auto"/>
          <w:sz w:val="24"/>
          <w:szCs w:val="24"/>
        </w:rPr>
      </w:pPr>
      <w:r>
        <w:rPr>
          <w:rFonts w:cs="Times New Roman"/>
          <w:color w:val="auto"/>
          <w:sz w:val="24"/>
          <w:szCs w:val="24"/>
        </w:rPr>
        <w:t>Gemini 3.8 Flash at 1 fps attained the lowest overall error across all configurations (MAE = 0.53, RMSE = 0.70). Qwen 3.8 Max exhibited the smallest systematic bias (+0.02), with ratings centered on the human mean despite moderate absolute error (MAE = 0.73). At 2 fps, GPT-5.6 Luna and GPT-5.6 Sol achieved MAEs of 0.78 and 0.80, respectively. All Gemini, GPT, and Qwen configurations displayed positive systematic bias (+0.02 to +0.69), whereas Glimpse exhibited a slight negative overall bias (−0.06).</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Importantly, absolute accuracy and rank-order concordance dissociated across configurations. Gemini 3.1 Flash-Lite (1 fps) and Gemini 3.8 Flash (2 fps) achieved the highest rank correlations among all evaluated configurations (both ρ = .69, with Flash-Lite marginally higher prior to rounding); nonetheless, Flash-Lite exhibited substantial absolute error (MAE = 1.01). Consequently, the configuration that best matched the scale level of human averages was not the configuration that most effectively reproduced the relative human </w:t>
      </w:r>
      <w:r>
        <w:rPr>
          <w:rFonts w:cs="Times New Roman"/>
          <w:i/>
          <w:iCs/>
          <w:color w:val="auto"/>
          <w:sz w:val="24"/>
          <w:szCs w:val="24"/>
        </w:rPr>
        <w:t>ordering</w:t>
      </w:r>
      <w:r>
        <w:rPr>
          <w:rFonts w:cs="Times New Roman"/>
          <w:color w:val="auto"/>
          <w:sz w:val="24"/>
          <w:szCs w:val="24"/>
        </w:rPr>
        <w:t xml:space="preserve"> of gestures.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Human disagreement provided a useful reference for these errors. Two humans rating the same pairing differed by an average of 1.06 scale points. Against individual human ratings, mean absolute differences were 0.93 for Gemini 3.8 Flash (1 fps), 1.01 for Qwen 3.8 Max, 1.03 for both GPT-5.6 Luna and Sol (2 fps), and 1.24 for Gemini 3.1 Pro (1 fps). An individual human differed from the mean of the other human raters by 0.82 points, compared with model errors of 0.53–1.12 against the human mean. Thus, several configurations were closer to the human average than a typical individual rater was. Full dimension-specific comparisons are provided in Supplementary Material 2.</w:t>
      </w:r>
    </w:p>
    <w:p>
      <w:pPr>
        <w:pStyle w:val="BodyText"/>
        <w:keepNext w:val="true"/>
        <w:spacing w:lineRule="auto" w:line="360"/>
        <w:jc w:val="both"/>
        <w:rPr>
          <w:rFonts w:cs="Times New Roman"/>
          <w:color w:val="auto"/>
        </w:rPr>
      </w:pPr>
      <w:r>
        <w:rPr>
          <w:rFonts w:cs="Times New Roman"/>
          <w:b/>
          <w:bCs/>
          <w:color w:val="auto"/>
        </w:rPr>
        <w:t>Table 4.</w:t>
      </w:r>
      <w:r>
        <w:rPr>
          <w:rFonts w:cs="Times New Roman"/>
          <w:color w:val="auto"/>
        </w:rPr>
        <w:t xml:space="preserve"> </w:t>
      </w:r>
      <w:r>
        <w:rPr>
          <w:rFonts w:cs="Times New Roman"/>
          <w:i/>
          <w:iCs/>
          <w:color w:val="auto"/>
        </w:rPr>
        <w:t>Overall performance on standard gesture–word pairings</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2427"/>
        <w:gridCol w:w="1489"/>
        <w:gridCol w:w="845"/>
        <w:gridCol w:w="997"/>
        <w:gridCol w:w="791"/>
        <w:gridCol w:w="539"/>
        <w:gridCol w:w="534"/>
        <w:gridCol w:w="1691"/>
      </w:tblGrid>
      <w:tr>
        <w:trPr>
          <w:tblHeader w:val="true"/>
          <w:cantSplit/>
          <w:cnfStyle w:val="100000000000" w:firstRow="1" w:lastRow="0" w:firstColumn="0" w:lastColumn="0" w:oddVBand="0" w:evenVBand="0" w:oddHBand="0" w:evenHBand="0" w:firstRowFirstColumn="0" w:firstRowLastColumn="0" w:lastRowFirstColumn="0" w:lastRowLastColumn="0"/>
        </w:trPr>
        <w:tc>
          <w:tcPr>
            <w:tcW w:w="2427"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rPr>
            </w:pPr>
            <w:r>
              <w:rPr>
                <w:rFonts w:cs="Times New Roman" w:ascii="Times New Roman" w:hAnsi="Times New Roman"/>
                <w:b/>
                <w:bCs/>
                <w:kern w:val="0"/>
                <w:lang w:val="es-ES" w:eastAsia="es-ES" w:bidi="ar-SA"/>
              </w:rPr>
              <w:t>Configuration</w:t>
            </w:r>
          </w:p>
        </w:tc>
        <w:tc>
          <w:tcPr>
            <w:tcW w:w="1489"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Input</w:t>
            </w:r>
          </w:p>
        </w:tc>
        <w:tc>
          <w:tcPr>
            <w:tcW w:w="845"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MAE</w:t>
            </w:r>
          </w:p>
        </w:tc>
        <w:tc>
          <w:tcPr>
            <w:tcW w:w="997"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RMSE</w:t>
            </w:r>
          </w:p>
        </w:tc>
        <w:tc>
          <w:tcPr>
            <w:tcW w:w="791"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Bias</w:t>
            </w:r>
          </w:p>
        </w:tc>
        <w:tc>
          <w:tcPr>
            <w:tcW w:w="539"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i/>
                <w:iCs/>
                <w:kern w:val="0"/>
                <w:lang w:val="es-ES" w:eastAsia="es-ES" w:bidi="ar-SA"/>
              </w:rPr>
              <w:t>r</w:t>
            </w:r>
          </w:p>
        </w:tc>
        <w:tc>
          <w:tcPr>
            <w:tcW w:w="534"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ρ</w:t>
            </w:r>
          </w:p>
        </w:tc>
        <w:tc>
          <w:tcPr>
            <w:tcW w:w="1691"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rPr>
            </w:pPr>
            <w:r>
              <w:rPr>
                <w:rFonts w:cs="Times New Roman" w:ascii="Times New Roman" w:hAnsi="Times New Roman"/>
                <w:b/>
                <w:bCs/>
                <w:kern w:val="0"/>
                <w:lang w:val="es-ES" w:eastAsia="es-ES" w:bidi="ar-SA"/>
              </w:rPr>
              <w:t>USD/1k clips</w:t>
            </w:r>
          </w:p>
        </w:tc>
      </w:tr>
      <w:tr>
        <w:trPr>
          <w:cantSplit/>
        </w:trPr>
        <w:tc>
          <w:tcPr>
            <w:tcW w:w="2427"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3.8 Flash</w:t>
            </w:r>
          </w:p>
        </w:tc>
        <w:tc>
          <w:tcPr>
            <w:tcW w:w="148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0.53</w:t>
            </w:r>
          </w:p>
        </w:tc>
        <w:tc>
          <w:tcPr>
            <w:tcW w:w="99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0.70</w:t>
            </w:r>
          </w:p>
        </w:tc>
        <w:tc>
          <w:tcPr>
            <w:tcW w:w="7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+0.15</w:t>
            </w:r>
          </w:p>
        </w:tc>
        <w:tc>
          <w:tcPr>
            <w:tcW w:w="53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.64</w:t>
            </w:r>
          </w:p>
        </w:tc>
        <w:tc>
          <w:tcPr>
            <w:tcW w:w="53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16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$3.69</w:t>
            </w:r>
          </w:p>
        </w:tc>
      </w:tr>
      <w:tr>
        <w:trPr>
          <w:cantSplit/>
        </w:trPr>
        <w:tc>
          <w:tcPr>
            <w:tcW w:w="2427"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Qwen 3.8 Max</w:t>
            </w:r>
          </w:p>
        </w:tc>
        <w:tc>
          <w:tcPr>
            <w:tcW w:w="148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0.73</w:t>
            </w:r>
          </w:p>
        </w:tc>
        <w:tc>
          <w:tcPr>
            <w:tcW w:w="99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0.90</w:t>
            </w:r>
          </w:p>
        </w:tc>
        <w:tc>
          <w:tcPr>
            <w:tcW w:w="7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+0.02</w:t>
            </w:r>
          </w:p>
        </w:tc>
        <w:tc>
          <w:tcPr>
            <w:tcW w:w="53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53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16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$27.55</w:t>
            </w:r>
          </w:p>
        </w:tc>
      </w:tr>
      <w:tr>
        <w:trPr>
          <w:cantSplit/>
        </w:trPr>
        <w:tc>
          <w:tcPr>
            <w:tcW w:w="2427"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Luna</w:t>
            </w:r>
          </w:p>
        </w:tc>
        <w:tc>
          <w:tcPr>
            <w:tcW w:w="148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 fps, frames</w:t>
            </w:r>
          </w:p>
        </w:tc>
        <w:tc>
          <w:tcPr>
            <w:tcW w:w="84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0.78</w:t>
            </w:r>
          </w:p>
        </w:tc>
        <w:tc>
          <w:tcPr>
            <w:tcW w:w="99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0.95</w:t>
            </w:r>
          </w:p>
        </w:tc>
        <w:tc>
          <w:tcPr>
            <w:tcW w:w="7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+0.23</w:t>
            </w:r>
          </w:p>
        </w:tc>
        <w:tc>
          <w:tcPr>
            <w:tcW w:w="53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53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16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$1.31</w:t>
            </w:r>
          </w:p>
        </w:tc>
      </w:tr>
      <w:tr>
        <w:trPr>
          <w:cantSplit/>
        </w:trPr>
        <w:tc>
          <w:tcPr>
            <w:tcW w:w="2427"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Sol</w:t>
            </w:r>
          </w:p>
        </w:tc>
        <w:tc>
          <w:tcPr>
            <w:tcW w:w="148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 fps, frames</w:t>
            </w:r>
          </w:p>
        </w:tc>
        <w:tc>
          <w:tcPr>
            <w:tcW w:w="84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0.80</w:t>
            </w:r>
          </w:p>
        </w:tc>
        <w:tc>
          <w:tcPr>
            <w:tcW w:w="99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0.96</w:t>
            </w:r>
          </w:p>
        </w:tc>
        <w:tc>
          <w:tcPr>
            <w:tcW w:w="7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+0.34</w:t>
            </w:r>
          </w:p>
        </w:tc>
        <w:tc>
          <w:tcPr>
            <w:tcW w:w="53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53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16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$4.62</w:t>
            </w:r>
          </w:p>
        </w:tc>
      </w:tr>
      <w:tr>
        <w:trPr>
          <w:cantSplit/>
        </w:trPr>
        <w:tc>
          <w:tcPr>
            <w:tcW w:w="2427"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Sol</w:t>
            </w:r>
          </w:p>
        </w:tc>
        <w:tc>
          <w:tcPr>
            <w:tcW w:w="148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frames</w:t>
            </w:r>
          </w:p>
        </w:tc>
        <w:tc>
          <w:tcPr>
            <w:tcW w:w="84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0.81</w:t>
            </w:r>
          </w:p>
        </w:tc>
        <w:tc>
          <w:tcPr>
            <w:tcW w:w="99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0.97</w:t>
            </w:r>
          </w:p>
        </w:tc>
        <w:tc>
          <w:tcPr>
            <w:tcW w:w="7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+0.32</w:t>
            </w:r>
          </w:p>
        </w:tc>
        <w:tc>
          <w:tcPr>
            <w:tcW w:w="53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.66</w:t>
            </w:r>
          </w:p>
        </w:tc>
        <w:tc>
          <w:tcPr>
            <w:tcW w:w="53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.67</w:t>
            </w:r>
          </w:p>
        </w:tc>
        <w:tc>
          <w:tcPr>
            <w:tcW w:w="16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$2.31</w:t>
            </w:r>
          </w:p>
        </w:tc>
      </w:tr>
      <w:tr>
        <w:trPr>
          <w:cantSplit/>
        </w:trPr>
        <w:tc>
          <w:tcPr>
            <w:tcW w:w="2427"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Luna</w:t>
            </w:r>
          </w:p>
        </w:tc>
        <w:tc>
          <w:tcPr>
            <w:tcW w:w="148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frames</w:t>
            </w:r>
          </w:p>
        </w:tc>
        <w:tc>
          <w:tcPr>
            <w:tcW w:w="84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0.81</w:t>
            </w:r>
          </w:p>
        </w:tc>
        <w:tc>
          <w:tcPr>
            <w:tcW w:w="99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0.97</w:t>
            </w:r>
          </w:p>
        </w:tc>
        <w:tc>
          <w:tcPr>
            <w:tcW w:w="7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+0.12</w:t>
            </w:r>
          </w:p>
        </w:tc>
        <w:tc>
          <w:tcPr>
            <w:tcW w:w="53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.63</w:t>
            </w:r>
          </w:p>
        </w:tc>
        <w:tc>
          <w:tcPr>
            <w:tcW w:w="53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.62</w:t>
            </w:r>
          </w:p>
        </w:tc>
        <w:tc>
          <w:tcPr>
            <w:tcW w:w="16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$0.65</w:t>
            </w:r>
          </w:p>
        </w:tc>
      </w:tr>
      <w:tr>
        <w:trPr>
          <w:cantSplit/>
        </w:trPr>
        <w:tc>
          <w:tcPr>
            <w:tcW w:w="2427"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3.8 Flash</w:t>
            </w:r>
          </w:p>
        </w:tc>
        <w:tc>
          <w:tcPr>
            <w:tcW w:w="148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 fps, video</w:t>
            </w:r>
          </w:p>
        </w:tc>
        <w:tc>
          <w:tcPr>
            <w:tcW w:w="84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0.86</w:t>
            </w:r>
          </w:p>
        </w:tc>
        <w:tc>
          <w:tcPr>
            <w:tcW w:w="99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1.02</w:t>
            </w:r>
          </w:p>
        </w:tc>
        <w:tc>
          <w:tcPr>
            <w:tcW w:w="7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+0.32</w:t>
            </w:r>
          </w:p>
        </w:tc>
        <w:tc>
          <w:tcPr>
            <w:tcW w:w="53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53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.69</w:t>
            </w:r>
          </w:p>
        </w:tc>
        <w:tc>
          <w:tcPr>
            <w:tcW w:w="16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$7.38</w:t>
            </w:r>
          </w:p>
        </w:tc>
      </w:tr>
      <w:tr>
        <w:trPr>
          <w:cantSplit/>
        </w:trPr>
        <w:tc>
          <w:tcPr>
            <w:tcW w:w="2427"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Elorian Glimpse</w:t>
            </w:r>
          </w:p>
        </w:tc>
        <w:tc>
          <w:tcPr>
            <w:tcW w:w="148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Native video, default sampling</w:t>
            </w:r>
          </w:p>
        </w:tc>
        <w:tc>
          <w:tcPr>
            <w:tcW w:w="84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0.86</w:t>
            </w:r>
          </w:p>
        </w:tc>
        <w:tc>
          <w:tcPr>
            <w:tcW w:w="99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1.05</w:t>
            </w:r>
          </w:p>
        </w:tc>
        <w:tc>
          <w:tcPr>
            <w:tcW w:w="7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-0.06</w:t>
            </w:r>
          </w:p>
        </w:tc>
        <w:tc>
          <w:tcPr>
            <w:tcW w:w="53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.63</w:t>
            </w:r>
          </w:p>
        </w:tc>
        <w:tc>
          <w:tcPr>
            <w:tcW w:w="53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.63</w:t>
            </w:r>
          </w:p>
        </w:tc>
        <w:tc>
          <w:tcPr>
            <w:tcW w:w="16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$3.34*</w:t>
            </w:r>
          </w:p>
        </w:tc>
      </w:tr>
      <w:tr>
        <w:trPr>
          <w:cantSplit/>
        </w:trPr>
        <w:tc>
          <w:tcPr>
            <w:tcW w:w="2427"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Qwen 3.5-397B-A17B</w:t>
            </w:r>
          </w:p>
        </w:tc>
        <w:tc>
          <w:tcPr>
            <w:tcW w:w="148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0.92</w:t>
            </w:r>
          </w:p>
        </w:tc>
        <w:tc>
          <w:tcPr>
            <w:tcW w:w="99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1.12</w:t>
            </w:r>
          </w:p>
        </w:tc>
        <w:tc>
          <w:tcPr>
            <w:tcW w:w="7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+0.42</w:t>
            </w:r>
          </w:p>
        </w:tc>
        <w:tc>
          <w:tcPr>
            <w:tcW w:w="53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.67</w:t>
            </w:r>
          </w:p>
        </w:tc>
        <w:tc>
          <w:tcPr>
            <w:tcW w:w="53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16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$8.57</w:t>
            </w:r>
          </w:p>
        </w:tc>
      </w:tr>
      <w:tr>
        <w:trPr>
          <w:cantSplit/>
        </w:trPr>
        <w:tc>
          <w:tcPr>
            <w:tcW w:w="2427"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Flash-Lite</w:t>
            </w:r>
          </w:p>
        </w:tc>
        <w:tc>
          <w:tcPr>
            <w:tcW w:w="148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1.01</w:t>
            </w:r>
          </w:p>
        </w:tc>
        <w:tc>
          <w:tcPr>
            <w:tcW w:w="99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1.20</w:t>
            </w:r>
          </w:p>
        </w:tc>
        <w:tc>
          <w:tcPr>
            <w:tcW w:w="7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+0.38</w:t>
            </w:r>
          </w:p>
        </w:tc>
        <w:tc>
          <w:tcPr>
            <w:tcW w:w="53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.68</w:t>
            </w:r>
          </w:p>
        </w:tc>
        <w:tc>
          <w:tcPr>
            <w:tcW w:w="53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.69</w:t>
            </w:r>
          </w:p>
        </w:tc>
        <w:tc>
          <w:tcPr>
            <w:tcW w:w="16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$0.94</w:t>
            </w:r>
          </w:p>
        </w:tc>
      </w:tr>
      <w:tr>
        <w:trPr>
          <w:cantSplit/>
        </w:trPr>
        <w:tc>
          <w:tcPr>
            <w:tcW w:w="2427"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Pro</w:t>
            </w:r>
          </w:p>
        </w:tc>
        <w:tc>
          <w:tcPr>
            <w:tcW w:w="148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 fps, video</w:t>
            </w:r>
          </w:p>
        </w:tc>
        <w:tc>
          <w:tcPr>
            <w:tcW w:w="84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1.11</w:t>
            </w:r>
          </w:p>
        </w:tc>
        <w:tc>
          <w:tcPr>
            <w:tcW w:w="997"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1.30</w:t>
            </w:r>
          </w:p>
        </w:tc>
        <w:tc>
          <w:tcPr>
            <w:tcW w:w="7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+0.69</w:t>
            </w:r>
          </w:p>
        </w:tc>
        <w:tc>
          <w:tcPr>
            <w:tcW w:w="539"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.63</w:t>
            </w:r>
          </w:p>
        </w:tc>
        <w:tc>
          <w:tcPr>
            <w:tcW w:w="534"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.65</w:t>
            </w:r>
          </w:p>
        </w:tc>
        <w:tc>
          <w:tcPr>
            <w:tcW w:w="1691"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$37.24</w:t>
            </w:r>
          </w:p>
        </w:tc>
      </w:tr>
      <w:tr>
        <w:trPr>
          <w:cantSplit/>
        </w:trPr>
        <w:tc>
          <w:tcPr>
            <w:tcW w:w="2427" w:type="dxa"/>
            <w:tcBorders/>
          </w:tcPr>
          <w:p>
            <w:pPr>
              <w:pStyle w:val="Compact"/>
              <w:keepNext w:val="fals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Pro</w:t>
            </w:r>
          </w:p>
        </w:tc>
        <w:tc>
          <w:tcPr>
            <w:tcW w:w="1489"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 fps, video</w:t>
            </w:r>
          </w:p>
        </w:tc>
        <w:tc>
          <w:tcPr>
            <w:tcW w:w="845"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1.12</w:t>
            </w:r>
          </w:p>
        </w:tc>
        <w:tc>
          <w:tcPr>
            <w:tcW w:w="997"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1.33</w:t>
            </w:r>
          </w:p>
        </w:tc>
        <w:tc>
          <w:tcPr>
            <w:tcW w:w="791"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+0.69</w:t>
            </w:r>
          </w:p>
        </w:tc>
        <w:tc>
          <w:tcPr>
            <w:tcW w:w="539"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.60</w:t>
            </w:r>
          </w:p>
        </w:tc>
        <w:tc>
          <w:tcPr>
            <w:tcW w:w="534"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.62</w:t>
            </w:r>
          </w:p>
        </w:tc>
        <w:tc>
          <w:tcPr>
            <w:tcW w:w="1691"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$18.62</w:t>
            </w:r>
          </w:p>
        </w:tc>
      </w:tr>
    </w:tbl>
    <w:p>
      <w:pPr>
        <w:pStyle w:val="BodyText"/>
        <w:spacing w:lineRule="auto" w:line="240"/>
        <w:jc w:val="both"/>
        <w:rPr>
          <w:rFonts w:cs="Times New Roman"/>
          <w:color w:val="auto"/>
          <w:sz w:val="20"/>
          <w:szCs w:val="20"/>
        </w:rPr>
      </w:pPr>
      <w:r>
        <w:rPr>
          <w:rFonts w:cs="Times New Roman"/>
          <w:i/>
          <w:iCs/>
          <w:color w:val="auto"/>
          <w:sz w:val="20"/>
          <w:szCs w:val="20"/>
        </w:rPr>
        <w:t>Note.</w:t>
      </w:r>
      <w:r>
        <w:rPr>
          <w:rFonts w:cs="Times New Roman"/>
          <w:color w:val="auto"/>
          <w:sz w:val="20"/>
          <w:szCs w:val="20"/>
        </w:rPr>
        <w:t xml:space="preserve"> Costs are benchmark-time estimates, not current pricing. A positive bias means the model rated higher, on average, than human raters. *Glimpse cost is the measured $0.4972 for completed reasoning-off requests across the stimulus set, scaled to 1,000 clips; other costs are the original benchmark-time estimates.</w:t>
      </w:r>
    </w:p>
    <w:p>
      <w:pPr>
        <w:pStyle w:val="Normal"/>
        <w:keepNext w:val="true"/>
        <w:rPr/>
      </w:pPr>
      <w:r>
        <w:rPr/>
        <w:drawing>
          <wp:inline distT="0" distB="0" distL="0" distR="0">
            <wp:extent cx="5943600" cy="3588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43600" cy="3588385"/>
                    </a:xfrm>
                    <a:prstGeom prst="rect">
                      <a:avLst/>
                    </a:prstGeom>
                    <a:noFill/>
                  </pic:spPr>
                </pic:pic>
              </a:graphicData>
            </a:graphic>
          </wp:inline>
        </w:drawing>
      </w:r>
    </w:p>
    <w:p>
      <w:pPr>
        <w:pStyle w:val="Normal"/>
        <w:spacing w:before="0" w:after="160"/>
        <w:rPr/>
      </w:pPr>
      <w:r>
        <w:rPr>
          <w:sz w:val="20"/>
        </w:rPr>
        <w:t>Figure 3. Mean absolute error across the twelve model–input configurations on 134 standard pairings, with seven dimensions per pairing.</w:t>
      </w:r>
    </w:p>
    <w:p>
      <w:pPr>
        <w:pStyle w:val="Heading3"/>
        <w:keepNext w:val="true"/>
        <w:spacing w:lineRule="auto" w:line="360"/>
        <w:jc w:val="both"/>
        <w:rPr>
          <w:rFonts w:ascii="Times New Roman" w:hAnsi="Times New Roman" w:cs="Times New Roman"/>
          <w:color w:val="auto"/>
          <w:sz w:val="24"/>
          <w:szCs w:val="24"/>
        </w:rPr>
      </w:pPr>
      <w:r>
        <w:rPr>
          <w:rFonts w:cs="Times New Roman" w:ascii="Times New Roman" w:hAnsi="Times New Roman"/>
          <w:color w:val="auto"/>
          <w:sz w:val="24"/>
          <w:szCs w:val="24"/>
        </w:rPr>
        <w:t>6.3.2 Dimension-Specific Model Performance</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 xml:space="preserve">Model performance varied substantially across individual </w:t>
      </w:r>
      <w:r>
        <w:rPr>
          <w:rFonts w:cs="Times New Roman" w:ascii="Times New Roman" w:hAnsi="Times New Roman"/>
          <w:i/>
          <w:iCs/>
        </w:rPr>
        <w:t>rating</w:t>
      </w:r>
      <w:r>
        <w:rPr>
          <w:rFonts w:cs="Times New Roman" w:ascii="Times New Roman" w:hAnsi="Times New Roman"/>
        </w:rPr>
        <w:t xml:space="preserve"> dimensions (Table 5). Cultural familiarity proved the most challenging dimension for the Gemini, GPT, and Qwen configurations, with MAE ranging from 0.88 to 1.80 across models. Gemini 3.1 Pro’s cultural-familiarity ratings averaged 4.47, compared with a human mean of 2.76 across the 134 standard pairings—a divergence of approximately 1.7 points on the 5-point scale. This discrepancy indicates that the model's ratings diverged markedly from this participant sample; it does not elucidate the specific cultural assumptions or visual representations encoded by the model.</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A single configuration could simultaneously appear accurate under error metrics and uninformative under rank correlations for the </w:t>
      </w:r>
      <w:r>
        <w:rPr>
          <w:rFonts w:cs="Times New Roman"/>
          <w:i/>
          <w:iCs/>
          <w:color w:val="auto"/>
          <w:sz w:val="24"/>
          <w:szCs w:val="24"/>
        </w:rPr>
        <w:t>same</w:t>
      </w:r>
      <w:r>
        <w:rPr>
          <w:rFonts w:cs="Times New Roman"/>
          <w:color w:val="auto"/>
          <w:sz w:val="24"/>
          <w:szCs w:val="24"/>
        </w:rPr>
        <w:t xml:space="preserve"> construct. For Gemini 3.8 Flash at 1 fps, the dimensions yielding the lowest absolute error were enactment potential (MAE = 0.32) and motional salience (MAE = 0.37); however, their rank correlations with human ratings were weak (ρ = .17 and .38, respectively). Facial-expression salience displayed an identical discrepancy: low absolute error (MAE = 0.43) accompanied by near-chance rank correlation (ρ = .15). Similarly, Qwen 3.8 Max exhibited a modest rank correlation for motional salience (ρ = .27, MAE = 0.64). Thus, a model may assign scores that cluster near the human sample mean without reliably differentiating items along the underlying continuum.</w:t>
      </w:r>
    </w:p>
    <w:p>
      <w:pPr>
        <w:pStyle w:val="BodyText"/>
        <w:spacing w:lineRule="auto" w:line="360"/>
        <w:ind w:firstLine="720"/>
        <w:jc w:val="both"/>
        <w:rPr>
          <w:rFonts w:cs="Times New Roman"/>
          <w:color w:val="auto"/>
          <w:sz w:val="24"/>
          <w:szCs w:val="24"/>
        </w:rPr>
      </w:pPr>
      <w:r>
        <w:rPr>
          <w:rFonts w:cs="Times New Roman"/>
          <w:b w:val="false"/>
          <w:i w:val="false"/>
          <w:color w:val="auto"/>
          <w:sz w:val="24"/>
          <w:szCs w:val="24"/>
        </w:rPr>
        <w:t>By contrast, iconicity yielded substantially more stable rank concordance, with Spearman correlations ranging from .53 to .66 across the six configurations in Table 5, while sensorimotor imagery ranged from .36 to .65. Here too, lower error did not guarantee superior ranking: Qwen 3.5 achieved a higher iconicity correlation than Gemini 3.8 Flash (.66 vs. .60) despite higher absolute error (0.91 vs. 0.60).</w:t>
      </w:r>
    </w:p>
    <w:p>
      <w:pPr>
        <w:pStyle w:val="BodyText"/>
        <w:keepNext w:val="true"/>
        <w:spacing w:lineRule="auto" w:line="360"/>
        <w:jc w:val="both"/>
        <w:rPr>
          <w:rFonts w:cs="Times New Roman"/>
          <w:color w:val="auto"/>
        </w:rPr>
      </w:pPr>
      <w:r>
        <w:rPr>
          <w:rFonts w:cs="Times New Roman"/>
          <w:b/>
          <w:bCs/>
          <w:color w:val="auto"/>
        </w:rPr>
        <w:t>Table 5.</w:t>
      </w:r>
      <w:r>
        <w:rPr>
          <w:rFonts w:cs="Times New Roman"/>
          <w:color w:val="auto"/>
        </w:rPr>
        <w:t xml:space="preserve"> </w:t>
      </w:r>
      <w:r>
        <w:rPr>
          <w:rFonts w:cs="Times New Roman"/>
          <w:i/>
          <w:iCs/>
          <w:color w:val="auto"/>
        </w:rPr>
        <w:t>Error (MAE) and rank correlation (ρ, in parentheses) by dimension</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2207"/>
        <w:gridCol w:w="1176"/>
        <w:gridCol w:w="1162"/>
        <w:gridCol w:w="981"/>
        <w:gridCol w:w="847"/>
        <w:gridCol w:w="944"/>
        <w:gridCol w:w="910"/>
        <w:gridCol w:w="1086"/>
      </w:tblGrid>
      <w:tr>
        <w:trPr>
          <w:tblHeader w:val="true"/>
          <w:cantSplit/>
          <w:cnfStyle w:val="100000000000" w:firstRow="1" w:lastRow="0" w:firstColumn="0" w:lastColumn="0" w:oddVBand="0" w:evenVBand="0" w:oddHBand="0" w:evenHBand="0" w:firstRowFirstColumn="0" w:firstRowLastColumn="0" w:lastRowFirstColumn="0" w:lastRowLastColumn="0"/>
        </w:trPr>
        <w:tc>
          <w:tcPr>
            <w:tcW w:w="2207"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Dimension</w:t>
            </w:r>
          </w:p>
        </w:tc>
        <w:tc>
          <w:tcPr>
            <w:tcW w:w="1176"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Human mean</w:t>
            </w:r>
          </w:p>
        </w:tc>
        <w:tc>
          <w:tcPr>
            <w:tcW w:w="1162"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Gemini Flash</w:t>
            </w:r>
          </w:p>
        </w:tc>
        <w:tc>
          <w:tcPr>
            <w:tcW w:w="981"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Qwen Max</w:t>
            </w:r>
          </w:p>
        </w:tc>
        <w:tc>
          <w:tcPr>
            <w:tcW w:w="847"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GPT Sol</w:t>
            </w:r>
          </w:p>
        </w:tc>
        <w:tc>
          <w:tcPr>
            <w:tcW w:w="944"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GPT Luna</w:t>
            </w:r>
          </w:p>
        </w:tc>
        <w:tc>
          <w:tcPr>
            <w:tcW w:w="910"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Qwen 3.5</w:t>
            </w:r>
          </w:p>
        </w:tc>
        <w:tc>
          <w:tcPr>
            <w:tcW w:w="1086" w:type="dxa"/>
            <w:tcBorders>
              <w:bottom w:val="single" w:sz="6" w:space="0" w:color="000000"/>
            </w:tcBorders>
            <w:vAlign w:val="bottom"/>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Gemini Pro</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Iconicity</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3.10</w:t>
            </w:r>
          </w:p>
        </w:tc>
        <w:tc>
          <w:tcPr>
            <w:tcW w:w="116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0.60 (.60)</w:t>
            </w:r>
          </w:p>
        </w:tc>
        <w:tc>
          <w:tcPr>
            <w:tcW w:w="98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0.61 (.57)</w:t>
            </w:r>
          </w:p>
        </w:tc>
        <w:tc>
          <w:tcPr>
            <w:tcW w:w="847"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0.71 (.53)</w:t>
            </w:r>
          </w:p>
        </w:tc>
        <w:tc>
          <w:tcPr>
            <w:tcW w:w="944"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0.71 (.53)</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0.91 (.66)</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1.20 (.57)</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Sensorimotor imagery</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3.14</w:t>
            </w:r>
          </w:p>
        </w:tc>
        <w:tc>
          <w:tcPr>
            <w:tcW w:w="116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0.58 (.49)</w:t>
            </w:r>
          </w:p>
        </w:tc>
        <w:tc>
          <w:tcPr>
            <w:tcW w:w="98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0.60 (.52)</w:t>
            </w:r>
          </w:p>
        </w:tc>
        <w:tc>
          <w:tcPr>
            <w:tcW w:w="847"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0.77 (.44)</w:t>
            </w:r>
          </w:p>
        </w:tc>
        <w:tc>
          <w:tcPr>
            <w:tcW w:w="944"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0.74 (.36)</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0.82 (.65)</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1.11 (.58)</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Motional salience</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3.07</w:t>
            </w:r>
          </w:p>
        </w:tc>
        <w:tc>
          <w:tcPr>
            <w:tcW w:w="116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0.37 (.38)</w:t>
            </w:r>
          </w:p>
        </w:tc>
        <w:tc>
          <w:tcPr>
            <w:tcW w:w="98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0.64 (.27)</w:t>
            </w:r>
          </w:p>
        </w:tc>
        <w:tc>
          <w:tcPr>
            <w:tcW w:w="847"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0.46 (.44)</w:t>
            </w:r>
          </w:p>
        </w:tc>
        <w:tc>
          <w:tcPr>
            <w:tcW w:w="944"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0.48 (.38)</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0.47 (.45)</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0.46 (.45)</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Facial emotional expressiveness</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2.20</w:t>
            </w:r>
          </w:p>
        </w:tc>
        <w:tc>
          <w:tcPr>
            <w:tcW w:w="116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0.43 (.15)</w:t>
            </w:r>
          </w:p>
        </w:tc>
        <w:tc>
          <w:tcPr>
            <w:tcW w:w="98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0.96 (.25)</w:t>
            </w:r>
          </w:p>
        </w:tc>
        <w:tc>
          <w:tcPr>
            <w:tcW w:w="847"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0.84 (.52)</w:t>
            </w:r>
          </w:p>
        </w:tc>
        <w:tc>
          <w:tcPr>
            <w:tcW w:w="944"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0.87 (.53)</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0.92 (.27)</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0.96 (.32)</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Complexity fit</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2.99</w:t>
            </w:r>
          </w:p>
        </w:tc>
        <w:tc>
          <w:tcPr>
            <w:tcW w:w="116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0.56 (.39)</w:t>
            </w:r>
          </w:p>
        </w:tc>
        <w:tc>
          <w:tcPr>
            <w:tcW w:w="98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0.59 (.45)</w:t>
            </w:r>
          </w:p>
        </w:tc>
        <w:tc>
          <w:tcPr>
            <w:tcW w:w="847"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0.90 (.51)</w:t>
            </w:r>
          </w:p>
        </w:tc>
        <w:tc>
          <w:tcPr>
            <w:tcW w:w="944"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0.69 (.47)</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0.95 (.61)</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1.41 (.56)</w:t>
            </w:r>
          </w:p>
        </w:tc>
      </w:tr>
      <w:tr>
        <w:trPr>
          <w:cantSplit/>
        </w:trPr>
        <w:tc>
          <w:tcPr>
            <w:tcW w:w="2207" w:type="dxa"/>
            <w:tcBorders/>
          </w:tcPr>
          <w:p>
            <w:pPr>
              <w:pStyle w:val="Compact"/>
              <w:keepNext w:val="tru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Cultural familiarity</w:t>
            </w:r>
          </w:p>
        </w:tc>
        <w:tc>
          <w:tcPr>
            <w:tcW w:w="117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2.76</w:t>
            </w:r>
          </w:p>
        </w:tc>
        <w:tc>
          <w:tcPr>
            <w:tcW w:w="1162"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0.88 (.48)</w:t>
            </w:r>
          </w:p>
        </w:tc>
        <w:tc>
          <w:tcPr>
            <w:tcW w:w="981"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0.97 (.36)</w:t>
            </w:r>
          </w:p>
        </w:tc>
        <w:tc>
          <w:tcPr>
            <w:tcW w:w="847"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1.02 (.51)</w:t>
            </w:r>
          </w:p>
        </w:tc>
        <w:tc>
          <w:tcPr>
            <w:tcW w:w="944"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1.10 (.37)</w:t>
            </w:r>
          </w:p>
        </w:tc>
        <w:tc>
          <w:tcPr>
            <w:tcW w:w="910"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1.48 (.53)</w:t>
            </w:r>
          </w:p>
        </w:tc>
        <w:tc>
          <w:tcPr>
            <w:tcW w:w="1086" w:type="dxa"/>
            <w:tcBorders/>
          </w:tcPr>
          <w:p>
            <w:pPr>
              <w:pStyle w:val="Compact"/>
              <w:keepNext w:val="tru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1.80 (.44)</w:t>
            </w:r>
          </w:p>
        </w:tc>
      </w:tr>
      <w:tr>
        <w:trPr>
          <w:cantSplit/>
        </w:trPr>
        <w:tc>
          <w:tcPr>
            <w:tcW w:w="2207" w:type="dxa"/>
            <w:tcBorders/>
          </w:tcPr>
          <w:p>
            <w:pPr>
              <w:pStyle w:val="Compact"/>
              <w:keepNext w:val="false"/>
              <w:widowControl/>
              <w:suppressAutoHyphens w:val="true"/>
              <w:spacing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Enactment potential</w:t>
            </w:r>
          </w:p>
        </w:tc>
        <w:tc>
          <w:tcPr>
            <w:tcW w:w="1176"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4.04</w:t>
            </w:r>
          </w:p>
        </w:tc>
        <w:tc>
          <w:tcPr>
            <w:tcW w:w="1162"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0.32 (.17)</w:t>
            </w:r>
          </w:p>
        </w:tc>
        <w:tc>
          <w:tcPr>
            <w:tcW w:w="981"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0.75 (.29)</w:t>
            </w:r>
          </w:p>
        </w:tc>
        <w:tc>
          <w:tcPr>
            <w:tcW w:w="847"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0.86 (.28)</w:t>
            </w:r>
          </w:p>
        </w:tc>
        <w:tc>
          <w:tcPr>
            <w:tcW w:w="944"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0.91 (.27)</w:t>
            </w:r>
          </w:p>
        </w:tc>
        <w:tc>
          <w:tcPr>
            <w:tcW w:w="910"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0.91 (.12)</w:t>
            </w:r>
          </w:p>
        </w:tc>
        <w:tc>
          <w:tcPr>
            <w:tcW w:w="1086" w:type="dxa"/>
            <w:tcBorders/>
          </w:tcPr>
          <w:p>
            <w:pPr>
              <w:pStyle w:val="Compact"/>
              <w:keepNext w:val="false"/>
              <w:widowControl/>
              <w:suppressAutoHyphens w:val="true"/>
              <w:spacing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0.93 (.16)</w:t>
            </w:r>
          </w:p>
        </w:tc>
      </w:tr>
    </w:tbl>
    <w:p>
      <w:pPr>
        <w:pStyle w:val="BodyText"/>
        <w:spacing w:lineRule="auto" w:line="240"/>
        <w:jc w:val="both"/>
        <w:rPr>
          <w:rFonts w:cs="Times New Roman"/>
          <w:color w:val="auto"/>
        </w:rPr>
      </w:pPr>
      <w:r>
        <w:rPr>
          <w:rFonts w:cs="Times New Roman"/>
          <w:i/>
          <w:iCs/>
          <w:color w:val="auto"/>
        </w:rPr>
        <w:t>Note.</w:t>
      </w:r>
      <w:r>
        <w:rPr>
          <w:rFonts w:cs="Times New Roman"/>
          <w:color w:val="auto"/>
        </w:rPr>
        <w:t xml:space="preserve"> Gemini Flash = Gemini 3.8 Flash (1 fps); Qwen Max = Qwen 3.8 Max; Qwen 3.5 = Qwen 3.5-397B-A17B; Gemini Pro = Gemini 3.1 Pro. GPT models shown at 2 fps; all others at 1 fps. “Facial emotional expressiveness” refers to the label used in this benchmark, not the current GMSM term.</w:t>
      </w:r>
    </w:p>
    <w:p>
      <w:pPr>
        <w:pStyle w:val="Normal"/>
        <w:spacing w:lineRule="auto" w:line="360"/>
        <w:ind w:firstLine="720"/>
        <w:jc w:val="both"/>
        <w:rPr>
          <w:rFonts w:eastAsia="Times New Roman" w:cs="Times New Roman"/>
          <w:bCs/>
          <w:color w:val="auto"/>
          <w:sz w:val="24"/>
          <w:szCs w:val="24"/>
          <w:lang w:val="en-GB" w:eastAsia="es-ES"/>
        </w:rPr>
      </w:pPr>
      <w:r>
        <w:rPr/>
      </w:r>
    </w:p>
    <w:p>
      <w:pPr>
        <w:pStyle w:val="Normal"/>
        <w:keepNext w:val="true"/>
        <w:rPr/>
      </w:pPr>
      <w:r>
        <w:rPr/>
        <w:drawing>
          <wp:inline distT="0" distB="0" distL="0" distR="0">
            <wp:extent cx="5943600" cy="2578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2578735"/>
                    </a:xfrm>
                    <a:prstGeom prst="rect">
                      <a:avLst/>
                    </a:prstGeom>
                    <a:noFill/>
                  </pic:spPr>
                </pic:pic>
              </a:graphicData>
            </a:graphic>
          </wp:inline>
        </w:drawing>
      </w:r>
    </w:p>
    <w:p>
      <w:pPr>
        <w:pStyle w:val="Normal"/>
        <w:spacing w:before="0" w:after="160"/>
        <w:rPr/>
      </w:pPr>
      <w:r>
        <w:rPr>
          <w:sz w:val="20"/>
        </w:rPr>
        <w:t>Figure 4. Dimension-specific mean absolute error and Spearman correlation with human item means for the six configurations shown in Table 5.</w:t>
      </w:r>
    </w:p>
    <w:p>
      <w:pPr>
        <w:pStyle w:val="BodyText"/>
        <w:spacing w:lineRule="auto" w:line="360"/>
        <w:jc w:val="both"/>
        <w:rPr>
          <w:rFonts w:cs="Times New Roman"/>
          <w:color w:val="auto"/>
          <w:sz w:val="24"/>
          <w:szCs w:val="24"/>
        </w:rPr>
      </w:pPr>
      <w:r>
        <w:rPr>
          <w:rFonts w:cs="Times New Roman"/>
          <w:color w:val="auto"/>
          <w:sz w:val="24"/>
          <w:szCs w:val="24"/>
        </w:rPr>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A notable boundary condition emerged for Gemini 3.1 Flash-Lite, which assigned an enactment-potential score of 5 to every stimulus clip. In the absence of score variance, rank correlation with human ratings is mathematically undefined. Because human ratings for enactment potential also skew toward the scale ceiling, a uniform prediction of 5 achieves deceptively low mean error; however, it provides zero discriminative utility for distinguishing between gestures of higher versus </w:t>
      </w:r>
      <w:r>
        <w:rPr>
          <w:rFonts w:cs="Times New Roman"/>
          <w:i/>
          <w:iCs/>
          <w:color w:val="auto"/>
          <w:sz w:val="24"/>
          <w:szCs w:val="24"/>
        </w:rPr>
        <w:t>lower</w:t>
      </w:r>
      <w:r>
        <w:rPr>
          <w:rFonts w:cs="Times New Roman"/>
          <w:color w:val="auto"/>
          <w:sz w:val="24"/>
          <w:szCs w:val="24"/>
        </w:rPr>
        <w:t xml:space="preserve"> enactability.</w:t>
      </w:r>
    </w:p>
    <w:p>
      <w:pPr>
        <w:pStyle w:val="Heading3"/>
        <w:keepNext w:val="true"/>
        <w:spacing w:lineRule="auto" w:line="360"/>
        <w:jc w:val="both"/>
        <w:rPr>
          <w:rFonts w:ascii="Times New Roman" w:hAnsi="Times New Roman" w:cs="Times New Roman"/>
          <w:color w:val="auto"/>
        </w:rPr>
      </w:pPr>
      <w:r>
        <w:rPr>
          <w:rFonts w:cs="Times New Roman" w:ascii="Times New Roman" w:hAnsi="Times New Roman"/>
          <w:color w:val="auto"/>
        </w:rPr>
        <w:t>6.3.3 Model Sensitivity to Semantic Incongruity (Mismatched Controls)</w:t>
      </w:r>
    </w:p>
    <w:p>
      <w:pPr>
        <w:pStyle w:val="FirstParagraph"/>
        <w:spacing w:lineRule="auto" w:line="360"/>
        <w:ind w:firstLine="720"/>
        <w:jc w:val="both"/>
        <w:rPr>
          <w:rFonts w:ascii="Times New Roman" w:hAnsi="Times New Roman" w:cs="Times New Roman"/>
        </w:rPr>
      </w:pPr>
      <w:r>
        <w:rPr>
          <w:rFonts w:cs="Times New Roman" w:ascii="Times New Roman" w:hAnsi="Times New Roman"/>
          <w:b w:val="false"/>
          <w:i w:val="false"/>
        </w:rPr>
        <w:t>Across the 14 clips evaluated under both matched and mismatched labels, human raters assigned a mean iconicity of 2.97 to congruent pairings and 1.25 to incongruent controls (a reduction of 1.72 points; Table 6). Different participant subsets rated each version. Every evaluated model configuration assigned lower iconicity to mismatched pairings than to congruent presentations of the identical video clips, consistent with sensitivity to semantic alignment rather than reliance on the lexical label alone. Across the configurations in Table 6, this reduction ranged from 0.79 points (Gemini 3.1 Flash-Lite) to 2.21 points (Gemini 3.1 Pro). Notably, a larger magnitude of decrease is not inherently superior, as it partly reflects how elevated a model's baseline rating was under congruent conditions.</w:t>
      </w:r>
    </w:p>
    <w:p>
      <w:pPr>
        <w:pStyle w:val="BodyText"/>
        <w:keepNext w:val="true"/>
        <w:spacing w:lineRule="auto" w:line="360"/>
        <w:jc w:val="both"/>
        <w:rPr>
          <w:rFonts w:cs="Times New Roman"/>
          <w:color w:val="auto"/>
        </w:rPr>
      </w:pPr>
      <w:r>
        <w:rPr>
          <w:rFonts w:cs="Times New Roman"/>
          <w:b/>
          <w:bCs/>
          <w:color w:val="auto"/>
        </w:rPr>
        <w:t>Table 6.</w:t>
      </w:r>
      <w:r>
        <w:rPr>
          <w:rFonts w:cs="Times New Roman"/>
          <w:color w:val="auto"/>
        </w:rPr>
        <w:t xml:space="preserve"> </w:t>
      </w:r>
      <w:r>
        <w:rPr>
          <w:rFonts w:cs="Times New Roman"/>
          <w:i/>
          <w:iCs/>
          <w:color w:val="auto"/>
        </w:rPr>
        <w:t>Mean iconicity: matched vs. mismatched pairings</w:t>
      </w:r>
    </w:p>
    <w:tbl>
      <w:tblPr>
        <w:tblStyle w:val="Table"/>
        <w:tblW w:w="485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3485"/>
        <w:gridCol w:w="1688"/>
        <w:gridCol w:w="2215"/>
        <w:gridCol w:w="1925"/>
      </w:tblGrid>
      <w:tr>
        <w:trPr>
          <w:tblHeader w:val="true"/>
          <w:cantSplit/>
          <w:cnfStyle w:val="100000000000" w:firstRow="1" w:lastRow="0" w:firstColumn="0" w:lastColumn="0" w:oddVBand="0" w:evenVBand="0" w:oddHBand="0" w:evenHBand="0" w:firstRowFirstColumn="0" w:firstRowLastColumn="0" w:lastRowFirstColumn="0" w:lastRowLastColumn="0"/>
        </w:trPr>
        <w:tc>
          <w:tcPr>
            <w:tcW w:w="3485"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Rater / model</w:t>
            </w:r>
          </w:p>
        </w:tc>
        <w:tc>
          <w:tcPr>
            <w:tcW w:w="1688"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Correct label</w:t>
            </w:r>
          </w:p>
        </w:tc>
        <w:tc>
          <w:tcPr>
            <w:tcW w:w="2215"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Incorrect label</w:t>
            </w:r>
          </w:p>
        </w:tc>
        <w:tc>
          <w:tcPr>
            <w:tcW w:w="1925" w:type="dxa"/>
            <w:tcBorders>
              <w:bottom w:val="single" w:sz="6" w:space="0" w:color="000000"/>
            </w:tcBorders>
            <w:vAlign w:val="bottom"/>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b/>
                <w:bCs/>
                <w:kern w:val="0"/>
                <w:sz w:val="22"/>
                <w:szCs w:val="22"/>
                <w:lang w:val="es-ES" w:eastAsia="es-ES" w:bidi="ar-SA"/>
              </w:rPr>
              <w:t>Difference</w:t>
            </w:r>
          </w:p>
        </w:tc>
      </w:tr>
      <w:tr>
        <w:trPr>
          <w:cantSplit/>
        </w:trPr>
        <w:tc>
          <w:tcPr>
            <w:tcW w:w="3485"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Human raters</w:t>
            </w:r>
          </w:p>
        </w:tc>
        <w:tc>
          <w:tcPr>
            <w:tcW w:w="16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2.97</w:t>
            </w:r>
          </w:p>
        </w:tc>
        <w:tc>
          <w:tcPr>
            <w:tcW w:w="221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1.25</w:t>
            </w:r>
          </w:p>
        </w:tc>
        <w:tc>
          <w:tcPr>
            <w:tcW w:w="192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1.72</w:t>
            </w:r>
          </w:p>
        </w:tc>
      </w:tr>
      <w:tr>
        <w:trPr>
          <w:cantSplit/>
        </w:trPr>
        <w:tc>
          <w:tcPr>
            <w:tcW w:w="3485"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3.8 Flash</w:t>
            </w:r>
          </w:p>
        </w:tc>
        <w:tc>
          <w:tcPr>
            <w:tcW w:w="16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3.43</w:t>
            </w:r>
          </w:p>
        </w:tc>
        <w:tc>
          <w:tcPr>
            <w:tcW w:w="221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2.50</w:t>
            </w:r>
          </w:p>
        </w:tc>
        <w:tc>
          <w:tcPr>
            <w:tcW w:w="192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0.93</w:t>
            </w:r>
          </w:p>
        </w:tc>
      </w:tr>
      <w:tr>
        <w:trPr>
          <w:cantSplit/>
        </w:trPr>
        <w:tc>
          <w:tcPr>
            <w:tcW w:w="3485"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Qwen 3.8 Max</w:t>
            </w:r>
          </w:p>
        </w:tc>
        <w:tc>
          <w:tcPr>
            <w:tcW w:w="16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2.86</w:t>
            </w:r>
          </w:p>
        </w:tc>
        <w:tc>
          <w:tcPr>
            <w:tcW w:w="221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1.57</w:t>
            </w:r>
          </w:p>
        </w:tc>
        <w:tc>
          <w:tcPr>
            <w:tcW w:w="192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1.29</w:t>
            </w:r>
          </w:p>
        </w:tc>
      </w:tr>
      <w:tr>
        <w:trPr>
          <w:cantSplit/>
        </w:trPr>
        <w:tc>
          <w:tcPr>
            <w:tcW w:w="3485"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Luna</w:t>
            </w:r>
          </w:p>
        </w:tc>
        <w:tc>
          <w:tcPr>
            <w:tcW w:w="16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3.14</w:t>
            </w:r>
          </w:p>
        </w:tc>
        <w:tc>
          <w:tcPr>
            <w:tcW w:w="221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1.79</w:t>
            </w:r>
          </w:p>
        </w:tc>
        <w:tc>
          <w:tcPr>
            <w:tcW w:w="192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1.36</w:t>
            </w:r>
          </w:p>
        </w:tc>
      </w:tr>
      <w:tr>
        <w:trPr>
          <w:cantSplit/>
        </w:trPr>
        <w:tc>
          <w:tcPr>
            <w:tcW w:w="3485"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GPT-5.6 Sol</w:t>
            </w:r>
          </w:p>
        </w:tc>
        <w:tc>
          <w:tcPr>
            <w:tcW w:w="16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3.57</w:t>
            </w:r>
          </w:p>
        </w:tc>
        <w:tc>
          <w:tcPr>
            <w:tcW w:w="221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1.86</w:t>
            </w:r>
          </w:p>
        </w:tc>
        <w:tc>
          <w:tcPr>
            <w:tcW w:w="192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1.71</w:t>
            </w:r>
          </w:p>
        </w:tc>
      </w:tr>
      <w:tr>
        <w:trPr>
          <w:cantSplit/>
        </w:trPr>
        <w:tc>
          <w:tcPr>
            <w:tcW w:w="3485"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Qwen 3.5-397B</w:t>
            </w:r>
          </w:p>
        </w:tc>
        <w:tc>
          <w:tcPr>
            <w:tcW w:w="16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3.36</w:t>
            </w:r>
          </w:p>
        </w:tc>
        <w:tc>
          <w:tcPr>
            <w:tcW w:w="221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1.93</w:t>
            </w:r>
          </w:p>
        </w:tc>
        <w:tc>
          <w:tcPr>
            <w:tcW w:w="192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1.43</w:t>
            </w:r>
          </w:p>
        </w:tc>
      </w:tr>
      <w:tr>
        <w:trPr>
          <w:cantSplit/>
        </w:trPr>
        <w:tc>
          <w:tcPr>
            <w:tcW w:w="3485"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Pro</w:t>
            </w:r>
          </w:p>
        </w:tc>
        <w:tc>
          <w:tcPr>
            <w:tcW w:w="16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3.93</w:t>
            </w:r>
          </w:p>
        </w:tc>
        <w:tc>
          <w:tcPr>
            <w:tcW w:w="221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1.71</w:t>
            </w:r>
          </w:p>
        </w:tc>
        <w:tc>
          <w:tcPr>
            <w:tcW w:w="192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2.21</w:t>
            </w:r>
          </w:p>
        </w:tc>
      </w:tr>
      <w:tr>
        <w:trPr>
          <w:cantSplit/>
        </w:trPr>
        <w:tc>
          <w:tcPr>
            <w:tcW w:w="3485"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Gemini 3.1 Flash-Lite</w:t>
            </w:r>
          </w:p>
        </w:tc>
        <w:tc>
          <w:tcPr>
            <w:tcW w:w="1688"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3.21</w:t>
            </w:r>
          </w:p>
        </w:tc>
        <w:tc>
          <w:tcPr>
            <w:tcW w:w="221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2.43</w:t>
            </w:r>
          </w:p>
        </w:tc>
        <w:tc>
          <w:tcPr>
            <w:tcW w:w="1925" w:type="dxa"/>
            <w:tcBorders/>
          </w:tcPr>
          <w:p>
            <w:pPr>
              <w:pStyle w:val="Compact"/>
              <w:keepNext w:val="tru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0.79</w:t>
            </w:r>
          </w:p>
        </w:tc>
      </w:tr>
      <w:tr>
        <w:trPr>
          <w:cantSplit/>
        </w:trPr>
        <w:tc>
          <w:tcPr>
            <w:tcW w:w="3485" w:type="dxa"/>
            <w:tcBorders/>
          </w:tcPr>
          <w:p>
            <w:pPr>
              <w:pStyle w:val="Compact"/>
              <w:keepNext w:val="fals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Elorian Glimpse</w:t>
            </w:r>
          </w:p>
        </w:tc>
        <w:tc>
          <w:tcPr>
            <w:tcW w:w="1688"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2.71</w:t>
            </w:r>
          </w:p>
        </w:tc>
        <w:tc>
          <w:tcPr>
            <w:tcW w:w="2215"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1.57</w:t>
            </w:r>
          </w:p>
        </w:tc>
        <w:tc>
          <w:tcPr>
            <w:tcW w:w="1925" w:type="dxa"/>
            <w:tcBorders/>
          </w:tcPr>
          <w:p>
            <w:pPr>
              <w:pStyle w:val="Compact"/>
              <w:keepNext w:val="false"/>
              <w:widowControl/>
              <w:suppressAutoHyphens w:val="true"/>
              <w:spacing w:lineRule="auto" w:line="360" w:before="36" w:after="36"/>
              <w:jc w:val="center"/>
              <w:rPr>
                <w:rFonts w:ascii="Times New Roman" w:hAnsi="Times New Roman" w:cs="Times New Roman"/>
                <w:sz w:val="22"/>
                <w:szCs w:val="22"/>
              </w:rPr>
            </w:pPr>
            <w:r>
              <w:rPr>
                <w:rFonts w:cs="Times New Roman" w:ascii="Times New Roman" w:hAnsi="Times New Roman"/>
                <w:kern w:val="0"/>
                <w:sz w:val="22"/>
                <w:szCs w:val="22"/>
                <w:lang w:val="es-ES" w:eastAsia="es-ES" w:bidi="ar-SA"/>
              </w:rPr>
              <w:t>–</w:t>
            </w:r>
            <w:r>
              <w:rPr>
                <w:rFonts w:cs="Times New Roman" w:ascii="Times New Roman" w:hAnsi="Times New Roman"/>
                <w:kern w:val="0"/>
                <w:sz w:val="22"/>
                <w:szCs w:val="22"/>
                <w:lang w:val="es-ES" w:eastAsia="es-ES" w:bidi="ar-SA"/>
              </w:rPr>
              <w:t>1.14</w:t>
            </w:r>
          </w:p>
        </w:tc>
      </w:tr>
    </w:tbl>
    <w:p>
      <w:pPr>
        <w:pStyle w:val="BodyText"/>
        <w:spacing w:lineRule="auto" w:line="240"/>
        <w:jc w:val="both"/>
        <w:rPr>
          <w:rFonts w:cs="Times New Roman"/>
          <w:color w:val="auto"/>
        </w:rPr>
      </w:pPr>
      <w:r>
        <w:rPr>
          <w:rFonts w:cs="Times New Roman"/>
          <w:i/>
          <w:iCs/>
          <w:color w:val="auto"/>
        </w:rPr>
        <w:t>Note. Both columns use the same 14 clips; human ratings come from different participants. Gemini, GPT and Qwen configurations match Table 5, with Flash-Lite at 1 fps; Glimpse uses native video with provider-default sampling and reasoning disabled.</w:t>
      </w:r>
      <w:r>
        <w:rPr>
          <w:rFonts w:cs="Times New Roman"/>
          <w:color w:val="auto"/>
        </w:rPr>
        <w:t xml:space="preserve"> Small (~0.01-point) mismatches between the difference column and the two adjacent columns reflect rounding of unrounded source values.</w:t>
      </w:r>
    </w:p>
    <w:p>
      <w:pPr>
        <w:pStyle w:val="BodyText"/>
        <w:spacing w:lineRule="auto" w:line="360"/>
        <w:jc w:val="both"/>
        <w:rPr>
          <w:rFonts w:cs="Times New Roman"/>
          <w:color w:val="auto"/>
          <w:sz w:val="24"/>
          <w:szCs w:val="24"/>
        </w:rPr>
      </w:pPr>
      <w:r>
        <w:rPr>
          <w:rFonts w:cs="Times New Roman"/>
          <w:color w:val="auto"/>
        </w:rPr>
        <w:br/>
      </w:r>
      <w:r>
        <w:rPr>
          <w:rFonts w:cs="Times New Roman"/>
          <w:color w:val="auto"/>
          <w:sz w:val="24"/>
          <w:szCs w:val="24"/>
        </w:rPr>
        <w:t>While this pattern confirms model sensitivity to semantic incongruity, it also reveals substantial residual overestimation. Gemini 3.8 Flash, for instance, assigned mismatched pairings an average iconicity rating of 2.50—substantially above the human floor of 1.25 for the same items. Determining whether models infer spurious semantic correspondences requires detailed qualitative auditing of the textual justifications generated alongside numeric ratings.</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Relabeling changes semantic compatibility but not the footage itself; low ratings are therefore expected most directly for word-dependent dimensions such as iconicity, rather than necessarily for movement size, facial expressiveness, or ease of enactment. Human raters nevertheless lowered all seven ratings under unrelated labels, including the footage-based dimensions (motional salience −0.38, facial expression −0.55, enactment potential −0.31), suggesting that part of each rating reflects a general judgment of gesture–word fit. </w:t>
      </w:r>
    </w:p>
    <w:p>
      <w:pPr>
        <w:pStyle w:val="Normal"/>
        <w:keepNext w:val="true"/>
        <w:rPr/>
      </w:pPr>
      <w:r>
        <w:rPr/>
        <w:drawing>
          <wp:inline distT="0" distB="0" distL="0" distR="0">
            <wp:extent cx="5943600" cy="2903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2903220"/>
                    </a:xfrm>
                    <a:prstGeom prst="rect">
                      <a:avLst/>
                    </a:prstGeom>
                    <a:noFill/>
                  </pic:spPr>
                </pic:pic>
              </a:graphicData>
            </a:graphic>
          </wp:inline>
        </w:drawing>
      </w:r>
    </w:p>
    <w:p>
      <w:pPr>
        <w:pStyle w:val="Normal"/>
        <w:spacing w:before="0" w:after="160"/>
        <w:rPr/>
      </w:pPr>
      <w:r>
        <w:rPr>
          <w:sz w:val="20"/>
        </w:rPr>
        <w:t>Figure 5. Mean iconicity for the same 14 clips under correct and unrelated labels. Human ratings for the two versions were provided by different participants. Values are descriptive; no confidence intervals are shown.</w:t>
      </w:r>
    </w:p>
    <w:p>
      <w:pPr>
        <w:pStyle w:val="Heading3"/>
        <w:keepNext w:val="true"/>
        <w:spacing w:lineRule="auto" w:line="360"/>
        <w:jc w:val="both"/>
        <w:rPr>
          <w:rFonts w:ascii="Times New Roman" w:hAnsi="Times New Roman" w:cs="Times New Roman"/>
          <w:color w:val="auto"/>
        </w:rPr>
      </w:pPr>
      <w:r>
        <w:rPr>
          <w:rFonts w:cs="Times New Roman" w:ascii="Times New Roman" w:hAnsi="Times New Roman"/>
          <w:color w:val="auto"/>
        </w:rPr>
        <w:t>6.3.4 Effect of Frame Sampling Density and Ingestion Modality</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Increasing frame sampling density yielded divergent effects across model families. For GPT-5.6 Luna, doubling temporal resolution from 1 fps to 2 fps yielded slightly better values on all metrics: MAE decreased from 0.81 to 0.78, while linear correlation with human ratings increased from r = .63 to .65. GPT-5.6 Sol showed a similar small difference (MAE: 0.81 to 0.80; ρ: .67 to .68), with motional-salience error decreasing by 0.16 points for Luna and 0.07 points for Sol. However, item-bootstrap intervals for the paired MAE differences included zero (Luna: −0.03 [−0.07, 0.01]; Sol: −0.02 [−0.04, 0.01]), so these differences cannot be distinguished from sampling variation across items.</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Conversely, Gemini 3.8 Flash exhibited an inverse response: overall error increased substantially at </w:t>
      </w:r>
      <w:r>
        <w:rPr>
          <w:rFonts w:cs="Times New Roman"/>
          <w:i/>
          <w:iCs/>
          <w:color w:val="auto"/>
          <w:sz w:val="24"/>
          <w:szCs w:val="24"/>
        </w:rPr>
        <w:t>the</w:t>
      </w:r>
      <w:r>
        <w:rPr>
          <w:rFonts w:cs="Times New Roman"/>
          <w:color w:val="auto"/>
          <w:sz w:val="24"/>
          <w:szCs w:val="24"/>
        </w:rPr>
        <w:t xml:space="preserve"> higher frame rate (MAE rising from 0.53 to 0.86) (paired difference +0.32, 95% bootstrap CI [0.27, 0.38]), even while rank correlation marginally improved (ρ = .65 to .69). This increased discrepancy was primarily driven by ratings for facial expression and enactment potential, which drifted toward scale extremes at 2 fps. Thus, providing denser visual sampling does not uniformly improve estimation fidelity; it may enhance relative item ranking while exacerbating calibration drift relative to human scale norms.</w:t>
      </w:r>
    </w:p>
    <w:p>
      <w:pPr>
        <w:pStyle w:val="BodyText"/>
        <w:spacing w:lineRule="auto" w:line="360"/>
        <w:ind w:firstLine="720"/>
        <w:jc w:val="both"/>
        <w:rPr>
          <w:rFonts w:cs="Times New Roman"/>
          <w:color w:val="auto"/>
          <w:sz w:val="24"/>
          <w:szCs w:val="24"/>
        </w:rPr>
      </w:pPr>
      <w:r>
        <w:rPr>
          <w:rFonts w:cs="Times New Roman"/>
          <w:color w:val="auto"/>
          <w:sz w:val="24"/>
          <w:szCs w:val="24"/>
        </w:rPr>
        <w:t>In the auxiliary ingestion modality comparison, Gemini 3.8 Flash achieved nearly identical aggregate error whether processing native video containers (MAE = 0.86) or pre-extracted image sequences (MAE = 0.84)—a minimal discrepancy of 0.02 points. However, the model assigned identical integer ratings in only 74% of item-level evaluations between the two formats. While aggregate performance appears comparable across input modalities, item-level predictions exhibit notable divergence, indicating that video and frame-sequence ingestion pipelines cannot be assumed interchangeable without empirical verification.</w:t>
      </w:r>
    </w:p>
    <w:p>
      <w:pPr>
        <w:pStyle w:val="Heading3"/>
        <w:keepNext w:val="true"/>
        <w:spacing w:lineRule="auto" w:line="360"/>
        <w:jc w:val="both"/>
        <w:rPr>
          <w:rFonts w:ascii="Times New Roman" w:hAnsi="Times New Roman" w:cs="Times New Roman"/>
          <w:color w:val="auto"/>
          <w:sz w:val="24"/>
          <w:szCs w:val="24"/>
        </w:rPr>
      </w:pPr>
      <w:bookmarkStart w:id="7" w:name="a-note-on-language-and-word-sense"/>
      <w:r>
        <w:rPr>
          <w:rFonts w:cs="Times New Roman" w:ascii="Times New Roman" w:hAnsi="Times New Roman"/>
          <w:color w:val="auto"/>
          <w:sz w:val="24"/>
          <w:szCs w:val="24"/>
        </w:rPr>
        <w:t>6.3.5 A note on language and word sense</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 xml:space="preserve">One item offers a useful illustration of how the choice of target word can shape ratings. For a gesture depicting someone pressing a surface, English-language raters rated its iconicity for the word </w:t>
      </w:r>
      <w:r>
        <w:rPr>
          <w:rFonts w:cs="Times New Roman" w:ascii="Times New Roman" w:hAnsi="Times New Roman"/>
          <w:i/>
          <w:iCs/>
        </w:rPr>
        <w:t>Button</w:t>
      </w:r>
      <w:r>
        <w:rPr>
          <w:rFonts w:cs="Times New Roman" w:ascii="Times New Roman" w:hAnsi="Times New Roman"/>
        </w:rPr>
        <w:t xml:space="preserve"> at 4.00, while German-language raters rated the same gesture for the word </w:t>
      </w:r>
      <w:r>
        <w:rPr>
          <w:rFonts w:cs="Times New Roman" w:ascii="Times New Roman" w:hAnsi="Times New Roman"/>
          <w:i/>
          <w:iCs/>
        </w:rPr>
        <w:t>Knopf</w:t>
      </w:r>
      <w:r>
        <w:rPr>
          <w:rFonts w:cs="Times New Roman" w:ascii="Times New Roman" w:hAnsi="Times New Roman"/>
        </w:rPr>
        <w:t xml:space="preserve"> at only 2.17; the model, prompted in English, gave it a 5. A likely explanation is that “button” and “Knopf” can both refer to a push-button or a clothing button, and the gesture only clearly matches one of those senses. Raters may simply have pictured different things.</w:t>
      </w:r>
    </w:p>
    <w:p>
      <w:pPr>
        <w:pStyle w:val="BodyText"/>
        <w:spacing w:lineRule="auto" w:line="360"/>
        <w:ind w:firstLine="720"/>
        <w:jc w:val="both"/>
        <w:rPr>
          <w:rFonts w:cs="Times New Roman"/>
          <w:color w:val="auto"/>
          <w:sz w:val="24"/>
          <w:szCs w:val="24"/>
        </w:rPr>
      </w:pPr>
      <w:r>
        <w:rPr>
          <w:rFonts w:cs="Times New Roman"/>
          <w:color w:val="auto"/>
          <w:sz w:val="24"/>
          <w:szCs w:val="24"/>
        </w:rPr>
        <w:t>This is a single example, not a demonstrated general pattern — it would take a systematically matched set of translation-ambiguous items, with adequate sample sizes in each language, to separate genuine cross-language differences from ordinary sampling noise. It is, however, consistent in direction with the language-cohort effects found across the full human dataset (see Section 5.2, Language-Cohort Differences), and is worth reading alongside those results.</w:t>
      </w:r>
    </w:p>
    <w:p>
      <w:pPr>
        <w:pStyle w:val="Heading3"/>
        <w:keepNext w:val="true"/>
        <w:spacing w:lineRule="auto" w:line="360"/>
        <w:jc w:val="both"/>
        <w:rPr>
          <w:rFonts w:ascii="Times New Roman" w:hAnsi="Times New Roman" w:cs="Times New Roman"/>
          <w:color w:val="auto"/>
          <w:sz w:val="24"/>
          <w:szCs w:val="24"/>
        </w:rPr>
      </w:pPr>
      <w:bookmarkStart w:id="8" w:name="cost"/>
      <w:bookmarkEnd w:id="7"/>
      <w:r>
        <w:rPr>
          <w:rFonts w:cs="Times New Roman" w:ascii="Times New Roman" w:hAnsi="Times New Roman"/>
          <w:color w:val="auto"/>
          <w:sz w:val="24"/>
          <w:szCs w:val="24"/>
        </w:rPr>
        <w:t>6.3.6 Cost</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Inference cost per 1,000 clips ranged from $0.65 to $37.24 (Table 4). The most economical configuration, GPT-5.6 Luna at 1 fps ($0.65), achieved moderate accuracy (MAE = 0.81); its 2 fps variant incurred modest additional cost ($1.31) with slightly improved accuracy (MAE = 0.78). Gemini 3.8 Flash at 1 fps, the configuration with the lowest overall error, cost $3.69 per 1,000 clips. Qwen 3.8 Max, which exhibited the lowest systematic bias, entailed substantially higher expenditure ($27.55), illustrating that optimal model selection depends directly on the specific analytical objectives prioritized. Glimpse was evaluated across the dataset at an empirical cost of $0.4972, equivalent to $3.34 per 1,000 clips.</w:t>
      </w:r>
    </w:p>
    <w:p>
      <w:pPr>
        <w:pStyle w:val="BodyText"/>
        <w:spacing w:lineRule="auto" w:line="360"/>
        <w:ind w:firstLine="720"/>
        <w:jc w:val="both"/>
        <w:rPr>
          <w:rFonts w:cs="Times New Roman"/>
          <w:color w:val="auto"/>
          <w:sz w:val="24"/>
          <w:szCs w:val="24"/>
        </w:rPr>
      </w:pPr>
      <w:r>
        <w:rPr>
          <w:rFonts w:cs="Times New Roman"/>
          <w:color w:val="auto"/>
          <w:sz w:val="24"/>
          <w:szCs w:val="24"/>
        </w:rPr>
        <w:t xml:space="preserve">Jointly evaluating inference expenditure and absolute error identifies an empirical Pareto frontier comprising three non-dominated configurations: GPT-5.6 Luna at 1 fps, GPT-5.6 Luna at 2 fps, and Gemini 3.8 Flash at 1 fps. All remaining configurations were strictly dominated in both cost </w:t>
      </w:r>
      <w:r>
        <w:rPr>
          <w:rFonts w:cs="Times New Roman"/>
          <w:i/>
          <w:iCs/>
          <w:color w:val="auto"/>
          <w:sz w:val="24"/>
          <w:szCs w:val="24"/>
        </w:rPr>
        <w:t>and</w:t>
      </w:r>
      <w:r>
        <w:rPr>
          <w:rFonts w:cs="Times New Roman"/>
          <w:color w:val="auto"/>
          <w:sz w:val="24"/>
          <w:szCs w:val="24"/>
        </w:rPr>
        <w:t xml:space="preserve"> error by at least one of these options; for example, Gemini 3.1 Flash-Lite was surpassed in both cost-efficiency and estimation accuracy by GPT-5.6 Luna at 1 fps. This comparison encompasses direct token and compute billing only, excluding engineering overhead, latency constraints, or subsequent human verification costs.</w:t>
      </w:r>
    </w:p>
    <w:p>
      <w:pPr>
        <w:pStyle w:val="Normal"/>
        <w:keepNext w:val="true"/>
        <w:spacing w:lineRule="auto" w:line="360"/>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6.3.7 Elorian Glimpse</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Glimpse returned complete ratings for all evaluated pairings. Against the same 134 standard-pairing human means used above, it obtained MAE = 0.86, RMSE = 1.05, and pooled Spearman ρ = .63 (Table 4). Its error was higher than Gemini Flash at 1 fps (0.53), Qwen Max (0.73) and the GPT configurations. On the 14 shared controls, its seven-dimension MAE was 0.75, compared with 0.77 for Qwen Max and 0.92 for Gemini Flash at 1 fps. Its mean iconicity fell from 2.71 under correct labels to 1.57 under unrelated labels (Table 6).</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Glimpse’s small overall bias concealed opposite errors across dimensions: it rated facial emotional expressiveness 1.07 points below humans, while rating cultural familiarity 0.80 points above them. Its largest error was facial emotional expressiveness (MAE = 1.08), followed by cultural familiarity (1.04; Table 7). Against individual human ratings, Glimpse differed by 1.08 points on average, compared with 1.06 between two humans. The evaluation used one reasoning-off output per clip; the provider’s video sampling rate was unspecified.</w:t>
      </w:r>
    </w:p>
    <w:p>
      <w:pPr>
        <w:pStyle w:val="Normal"/>
        <w:keepNext w:val="true"/>
        <w:spacing w:lineRule="auto" w:line="360"/>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Table 7. Glimpse performance by dimension on 134 standard pairings</w:t>
      </w:r>
    </w:p>
    <w:tbl>
      <w:tblPr>
        <w:tblW w:w="936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669"/>
        <w:gridCol w:w="1141"/>
        <w:gridCol w:w="1135"/>
        <w:gridCol w:w="1141"/>
        <w:gridCol w:w="1135"/>
        <w:gridCol w:w="1141"/>
      </w:tblGrid>
      <w:tr>
        <w:trPr>
          <w:tblHeader w:val="true"/>
          <w:cantSplit/>
        </w:trPr>
        <w:tc>
          <w:tcPr>
            <w:tcW w:w="3669"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Dimension</w:t>
            </w:r>
          </w:p>
        </w:tc>
        <w:tc>
          <w:tcPr>
            <w:tcW w:w="1141"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Human mean</w:t>
            </w:r>
          </w:p>
        </w:tc>
        <w:tc>
          <w:tcPr>
            <w:tcW w:w="1135"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Glimpse mean</w:t>
            </w:r>
          </w:p>
        </w:tc>
        <w:tc>
          <w:tcPr>
            <w:tcW w:w="1141"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MAE</w:t>
            </w:r>
          </w:p>
        </w:tc>
        <w:tc>
          <w:tcPr>
            <w:tcW w:w="1135"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Bias</w:t>
            </w:r>
          </w:p>
        </w:tc>
        <w:tc>
          <w:tcPr>
            <w:tcW w:w="1141" w:type="dxa"/>
            <w:tcBorders>
              <w:top w:val="single" w:sz="4" w:space="0" w:color="D9D9D9"/>
              <w:start w:val="single" w:sz="4" w:space="0" w:color="D9D9D9"/>
              <w:bottom w:val="single" w:sz="4" w:space="0" w:color="D9D9D9"/>
              <w:end w:val="single" w:sz="4" w:space="0" w:color="D9D9D9"/>
            </w:tcBorders>
            <w:shd w:fill="EEF2F3" w:val="clear"/>
          </w:tcPr>
          <w:p>
            <w:pPr>
              <w:pStyle w:val="Normal"/>
              <w:keepNext w:val="true"/>
              <w:spacing w:before="60" w:after="60"/>
              <w:rPr/>
            </w:pPr>
            <w:r>
              <w:rPr>
                <w:b/>
                <w:sz w:val="20"/>
              </w:rPr>
              <w:t>ρ</w:t>
            </w:r>
          </w:p>
        </w:tc>
      </w:tr>
      <w:tr>
        <w:trPr>
          <w:cantSplit/>
        </w:trPr>
        <w:tc>
          <w:tcPr>
            <w:tcW w:w="3669"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Iconicity</w:t>
            </w:r>
          </w:p>
        </w:tc>
        <w:tc>
          <w:tcPr>
            <w:tcW w:w="1141"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3.10</w:t>
            </w:r>
          </w:p>
        </w:tc>
        <w:tc>
          <w:tcPr>
            <w:tcW w:w="1135"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2.85</w:t>
            </w:r>
          </w:p>
        </w:tc>
        <w:tc>
          <w:tcPr>
            <w:tcW w:w="1141"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0.83</w:t>
            </w:r>
          </w:p>
        </w:tc>
        <w:tc>
          <w:tcPr>
            <w:tcW w:w="1135"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-0.25</w:t>
            </w:r>
          </w:p>
        </w:tc>
        <w:tc>
          <w:tcPr>
            <w:tcW w:w="1141"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.51</w:t>
            </w:r>
          </w:p>
        </w:tc>
      </w:tr>
      <w:tr>
        <w:trPr>
          <w:cantSplit/>
        </w:trPr>
        <w:tc>
          <w:tcPr>
            <w:tcW w:w="3669"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Sensorimotor imagery</w:t>
            </w:r>
          </w:p>
        </w:tc>
        <w:tc>
          <w:tcPr>
            <w:tcW w:w="1141"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3.14</w:t>
            </w:r>
          </w:p>
        </w:tc>
        <w:tc>
          <w:tcPr>
            <w:tcW w:w="1135"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2.99</w:t>
            </w:r>
          </w:p>
        </w:tc>
        <w:tc>
          <w:tcPr>
            <w:tcW w:w="1141"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0.76</w:t>
            </w:r>
          </w:p>
        </w:tc>
        <w:tc>
          <w:tcPr>
            <w:tcW w:w="1135"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-0.15</w:t>
            </w:r>
          </w:p>
        </w:tc>
        <w:tc>
          <w:tcPr>
            <w:tcW w:w="1141"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.43</w:t>
            </w:r>
          </w:p>
        </w:tc>
      </w:tr>
      <w:tr>
        <w:trPr>
          <w:cantSplit/>
        </w:trPr>
        <w:tc>
          <w:tcPr>
            <w:tcW w:w="3669"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Motional salience</w:t>
            </w:r>
          </w:p>
        </w:tc>
        <w:tc>
          <w:tcPr>
            <w:tcW w:w="1141"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3.07</w:t>
            </w:r>
          </w:p>
        </w:tc>
        <w:tc>
          <w:tcPr>
            <w:tcW w:w="1135"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2.45</w:t>
            </w:r>
          </w:p>
        </w:tc>
        <w:tc>
          <w:tcPr>
            <w:tcW w:w="1141"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0.72</w:t>
            </w:r>
          </w:p>
        </w:tc>
        <w:tc>
          <w:tcPr>
            <w:tcW w:w="1135"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-0.62</w:t>
            </w:r>
          </w:p>
        </w:tc>
        <w:tc>
          <w:tcPr>
            <w:tcW w:w="1141"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.30</w:t>
            </w:r>
          </w:p>
        </w:tc>
      </w:tr>
      <w:tr>
        <w:trPr>
          <w:cantSplit/>
        </w:trPr>
        <w:tc>
          <w:tcPr>
            <w:tcW w:w="3669"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Facial emotional salience</w:t>
            </w:r>
          </w:p>
        </w:tc>
        <w:tc>
          <w:tcPr>
            <w:tcW w:w="1141"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2.20</w:t>
            </w:r>
          </w:p>
        </w:tc>
        <w:tc>
          <w:tcPr>
            <w:tcW w:w="1135"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1.13</w:t>
            </w:r>
          </w:p>
        </w:tc>
        <w:tc>
          <w:tcPr>
            <w:tcW w:w="1141"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1.08</w:t>
            </w:r>
          </w:p>
        </w:tc>
        <w:tc>
          <w:tcPr>
            <w:tcW w:w="1135"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-1.07</w:t>
            </w:r>
          </w:p>
        </w:tc>
        <w:tc>
          <w:tcPr>
            <w:tcW w:w="1141"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.32</w:t>
            </w:r>
          </w:p>
        </w:tc>
      </w:tr>
      <w:tr>
        <w:trPr>
          <w:cantSplit/>
        </w:trPr>
        <w:tc>
          <w:tcPr>
            <w:tcW w:w="3669"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Complexity fit</w:t>
            </w:r>
          </w:p>
        </w:tc>
        <w:tc>
          <w:tcPr>
            <w:tcW w:w="1141"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2.99</w:t>
            </w:r>
          </w:p>
        </w:tc>
        <w:tc>
          <w:tcPr>
            <w:tcW w:w="1135"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3.23</w:t>
            </w:r>
          </w:p>
        </w:tc>
        <w:tc>
          <w:tcPr>
            <w:tcW w:w="1141"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0.95</w:t>
            </w:r>
          </w:p>
        </w:tc>
        <w:tc>
          <w:tcPr>
            <w:tcW w:w="1135"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+0.24</w:t>
            </w:r>
          </w:p>
        </w:tc>
        <w:tc>
          <w:tcPr>
            <w:tcW w:w="1141"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.47</w:t>
            </w:r>
          </w:p>
        </w:tc>
      </w:tr>
      <w:tr>
        <w:trPr>
          <w:cantSplit/>
        </w:trPr>
        <w:tc>
          <w:tcPr>
            <w:tcW w:w="3669"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Cultural familiarity</w:t>
            </w:r>
          </w:p>
        </w:tc>
        <w:tc>
          <w:tcPr>
            <w:tcW w:w="1141"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2.76</w:t>
            </w:r>
          </w:p>
        </w:tc>
        <w:tc>
          <w:tcPr>
            <w:tcW w:w="1135"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3.57</w:t>
            </w:r>
          </w:p>
        </w:tc>
        <w:tc>
          <w:tcPr>
            <w:tcW w:w="1141"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1.04</w:t>
            </w:r>
          </w:p>
        </w:tc>
        <w:tc>
          <w:tcPr>
            <w:tcW w:w="1135"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+0.80</w:t>
            </w:r>
          </w:p>
        </w:tc>
        <w:tc>
          <w:tcPr>
            <w:tcW w:w="1141" w:type="dxa"/>
            <w:tcBorders>
              <w:top w:val="single" w:sz="4" w:space="0" w:color="D9D9D9"/>
              <w:start w:val="single" w:sz="4" w:space="0" w:color="D9D9D9"/>
              <w:bottom w:val="single" w:sz="4" w:space="0" w:color="D9D9D9"/>
              <w:end w:val="single" w:sz="4" w:space="0" w:color="D9D9D9"/>
            </w:tcBorders>
          </w:tcPr>
          <w:p>
            <w:pPr>
              <w:pStyle w:val="Normal"/>
              <w:keepNext w:val="true"/>
              <w:spacing w:before="60" w:after="60"/>
              <w:rPr/>
            </w:pPr>
            <w:r>
              <w:rPr>
                <w:b w:val="false"/>
                <w:sz w:val="20"/>
              </w:rPr>
              <w:t>.52</w:t>
            </w:r>
          </w:p>
        </w:tc>
      </w:tr>
      <w:tr>
        <w:trPr>
          <w:cantSplit/>
        </w:trPr>
        <w:tc>
          <w:tcPr>
            <w:tcW w:w="3669"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Enactment potential</w:t>
            </w:r>
          </w:p>
        </w:tc>
        <w:tc>
          <w:tcPr>
            <w:tcW w:w="1141"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4.04</w:t>
            </w:r>
          </w:p>
        </w:tc>
        <w:tc>
          <w:tcPr>
            <w:tcW w:w="1135"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4.64</w:t>
            </w:r>
          </w:p>
        </w:tc>
        <w:tc>
          <w:tcPr>
            <w:tcW w:w="1141"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0.68</w:t>
            </w:r>
          </w:p>
        </w:tc>
        <w:tc>
          <w:tcPr>
            <w:tcW w:w="1135"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+0.60</w:t>
            </w:r>
          </w:p>
        </w:tc>
        <w:tc>
          <w:tcPr>
            <w:tcW w:w="1141" w:type="dxa"/>
            <w:tcBorders>
              <w:top w:val="single" w:sz="4" w:space="0" w:color="D9D9D9"/>
              <w:start w:val="single" w:sz="4" w:space="0" w:color="D9D9D9"/>
              <w:bottom w:val="single" w:sz="4" w:space="0" w:color="D9D9D9"/>
              <w:end w:val="single" w:sz="4" w:space="0" w:color="D9D9D9"/>
            </w:tcBorders>
          </w:tcPr>
          <w:p>
            <w:pPr>
              <w:pStyle w:val="Normal"/>
              <w:keepNext w:val="false"/>
              <w:spacing w:before="60" w:after="60"/>
              <w:rPr/>
            </w:pPr>
            <w:r>
              <w:rPr>
                <w:b w:val="false"/>
                <w:sz w:val="20"/>
              </w:rPr>
              <w:t>.49</w:t>
            </w:r>
          </w:p>
        </w:tc>
      </w:tr>
    </w:tbl>
    <w:p>
      <w:pPr>
        <w:pStyle w:val="Heading1"/>
        <w:keepNext w:val="true"/>
        <w:spacing w:lineRule="auto" w:line="360"/>
        <w:jc w:val="both"/>
        <w:rPr>
          <w:rFonts w:ascii="Times New Roman" w:hAnsi="Times New Roman" w:cs="Times New Roman"/>
          <w:color w:val="auto"/>
        </w:rPr>
      </w:pPr>
      <w:bookmarkEnd w:id="3"/>
      <w:bookmarkEnd w:id="6"/>
      <w:bookmarkEnd w:id="8"/>
      <w:r>
        <w:rPr>
          <w:rFonts w:cs="Times New Roman" w:ascii="Times New Roman" w:hAnsi="Times New Roman"/>
          <w:color w:val="auto"/>
        </w:rPr>
        <w:t>7. Discussion</w:t>
      </w:r>
    </w:p>
    <w:p>
      <w:pPr>
        <w:pStyle w:val="Heading2"/>
        <w:keepNext w:val="true"/>
        <w:spacing w:lineRule="auto" w:line="360"/>
        <w:jc w:val="both"/>
        <w:rPr>
          <w:rFonts w:ascii="Times New Roman" w:hAnsi="Times New Roman" w:cs="Times New Roman"/>
          <w:color w:val="auto"/>
          <w:szCs w:val="24"/>
        </w:rPr>
      </w:pPr>
      <w:bookmarkStart w:id="9" w:name="summary-of-findings"/>
      <w:r>
        <w:rPr>
          <w:rFonts w:cs="Times New Roman" w:ascii="Times New Roman" w:hAnsi="Times New Roman"/>
          <w:color w:val="auto"/>
          <w:szCs w:val="24"/>
        </w:rPr>
        <w:t>7.1 Summary of Findings</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This study asked whether contemporary video-language models can serve as computational annotators for GMSM-aligned gesture dimensions, using a benchmark of gesture–word pairings evaluated against a large human reference sample. Five research questions and their associated hypotheses frame this evaluation; we address them in turn.</w:t>
      </w:r>
    </w:p>
    <w:p>
      <w:pPr>
        <w:pStyle w:val="BodyText"/>
        <w:spacing w:lineRule="auto" w:line="360"/>
        <w:ind w:firstLine="720"/>
        <w:jc w:val="both"/>
        <w:rPr>
          <w:rFonts w:cs="Times New Roman"/>
          <w:color w:val="auto"/>
          <w:sz w:val="24"/>
          <w:szCs w:val="24"/>
        </w:rPr>
      </w:pPr>
      <w:commentRangeStart w:id="17"/>
      <w:commentRangeStart w:id="18"/>
      <w:r>
        <w:rPr>
          <w:rFonts w:cs="Times New Roman"/>
          <w:rFonts w:cs="Times New Roman"/>
          <w:b/>
          <w:color w:val="auto"/>
          <w:color w:val="auto"/>
          <w:sz w:val="24"/>
          <w:sz w:val="24"/>
          <w:szCs w:val="24"/>
          <w:rPrChange w:id="0" w:author="Codex" w:date="2026-10-20T13:30:13Z">
            <w:rPr>
              <w:b/>
              <w:szCs w:val="24"/>
              <w:bCs/>
            </w:rPr>
          </w:rPrChange>
        </w:rPr>
        <w:t>RQ1/H1 (correspondence with human ratings).</w:t>
      </w:r>
      <w:r>
        <w:rPr>
          <w:rFonts w:cs="Times New Roman"/>
          <w:rFonts w:cs="Times New Roman"/>
          <w:color w:val="auto"/>
          <w:color w:val="auto"/>
          <w:sz w:val="24"/>
          <w:sz w:val="24"/>
          <w:szCs w:val="24"/>
          <w:rPrChange w:id="0" w:author="Codex" w:date="2026-10-20T13:30:13Z">
            <w:rPr>
              <w:b/>
              <w:szCs w:val="24"/>
              <w:bCs/>
            </w:rPr>
          </w:rPrChange>
        </w:rPr>
        <w:t xml:space="preserve"> H1 predicted positive correlations between model and human ratings across dimensions.</w:t>
      </w:r>
      <w:del w:id="304" w:author="Codex" w:date="2026-10-20T13:30:13Z">
        <w:r>
          <w:rPr>
            <w:rFonts w:cs="Times New Roman"/>
            <w:b/>
            <w:bCs/>
            <w:color w:val="auto"/>
            <w:sz w:val="24"/>
            <w:szCs w:val="24"/>
          </w:rPr>
          <w:delText xml:space="preserve"> This is supported, with an important qualification.  Most configurations showed positive bias, with Glimpse the exception, so agreement in ranking did not imply agreement in absolute level. Reliability — consistency across repeated inferences or prompt conditions — remains untested: each configuration was run once against a fixed human reference, with no repeated-inference or repeated-prompt data to establish whether a model would return the same rating for the same clip on a second attempt. What the data speak to is correspondence with the human reference, not reliability across repeated runs.</w:delText>
        </w:r>
      </w:del>
      <w:ins w:id="305" w:author="Codex" w:date="2026-10-20T13:30:13Z">
        <w:r>
          <w:rPr>
            <w:rFonts w:cs="Times New Roman"/>
            <w:color w:val="auto"/>
            <w:sz w:val="24"/>
            <w:szCs w:val="24"/>
          </w:rPr>
          <w:t xml:space="preserve"> The observed correlations support positive overall correspondence, with an important qualification: most configurations showed positive bias, with Glimpse the exception, so agreement in ranking did not imply agreement in absolute level.</w:t>
        </w:r>
      </w:ins>
      <w:r>
        <w:rPr>
          <w:rFonts w:cs="Times New Roman"/>
          <w:color w:val="auto"/>
          <w:sz w:val="24"/>
          <w:szCs w:val="24"/>
        </w:rPr>
      </w:r>
      <w:commentRangeEnd w:id="18"/>
      <w:r>
        <w:commentReference w:id="18"/>
      </w:r>
      <w:commentRangeEnd w:id="17"/>
      <w:r>
        <w:commentReference w:id="17"/>
      </w:r>
      <w:r>
        <w:rPr>
          <w:rFonts w:cs="Times New Roman"/>
          <w:color w:val="auto"/>
          <w:sz w:val="24"/>
          <w:szCs w:val="24"/>
        </w:rPr>
      </w:r>
    </w:p>
    <w:p>
      <w:pPr>
        <w:pStyle w:val="BodyText"/>
        <w:spacing w:lineRule="auto" w:line="360"/>
        <w:ind w:firstLine="720"/>
        <w:jc w:val="both"/>
        <w:rPr>
          <w:rFonts w:cs="Times New Roman"/>
          <w:color w:val="auto"/>
          <w:sz w:val="24"/>
          <w:szCs w:val="24"/>
        </w:rPr>
      </w:pPr>
      <w:r>
        <w:rPr>
          <w:rFonts w:cs="Times New Roman"/>
          <w:b/>
          <w:bCs/>
          <w:color w:val="auto"/>
          <w:sz w:val="24"/>
          <w:szCs w:val="24"/>
        </w:rPr>
        <w:t>RQ2/H2 (grounded dimensions easier).</w:t>
      </w:r>
      <w:r>
        <w:rPr>
          <w:rFonts w:cs="Times New Roman"/>
          <w:color w:val="auto"/>
          <w:sz w:val="24"/>
          <w:szCs w:val="24"/>
        </w:rPr>
        <w:t xml:space="preserve"> H2 predicted that visually grounded dimensions (iconicity, motional salience, enactment potential) would show higher human–model agreement than culturally or affectively mediated dimensions. The empirical data reveal a clear divergence in the evaluation of this hypothesis. On error (MAE), the prediction holds: cultural familiarity was among the largest sources of error across models. But enactment potential and motional salience — the dimensions H2 predicted would be easiest — had among the lowest MAEs for Gemini 3.8 Flash, a pattern consistent with the restricted human rating distributions, which does not by itself establish item-specific discrimination. On ranking (Spearman ρ), the pattern is closer to H2’s prediction, but for a more transparent reason: iconicity and sensorimotor imagery had the most consistent rank correlations, while motional salience and enactment potential — despite low error — had weaker rank correlations. H2 therefore receives mixed descriptive support, and the dimensions where this split appeared most strongly (enactment potential, motional salience, and facial expression) are those with the smallest between-item variance in the human data (SD of item means = 0.34, 0.42, and 0.50). Their single-rater agreement was also low (α = .09, .17, and .17), but their item means remained reliable (.75 to .88), so the weak rank correlations cannot be attributed to an unreliable reference.</w:t>
      </w:r>
    </w:p>
    <w:p>
      <w:pPr>
        <w:pStyle w:val="BodyText"/>
        <w:spacing w:lineRule="auto" w:line="360"/>
        <w:ind w:firstLine="720"/>
        <w:jc w:val="both"/>
        <w:rPr>
          <w:rFonts w:cs="Times New Roman"/>
          <w:color w:val="auto"/>
          <w:sz w:val="24"/>
          <w:szCs w:val="24"/>
        </w:rPr>
      </w:pPr>
      <w:r>
        <w:rPr>
          <w:rFonts w:cs="Times New Roman"/>
          <w:b/>
          <w:bCs/>
          <w:color w:val="auto"/>
          <w:sz w:val="24"/>
          <w:szCs w:val="24"/>
        </w:rPr>
        <w:t>RQ3 (alignment for covariate use).</w:t>
      </w:r>
      <w:r>
        <w:rPr>
          <w:rFonts w:cs="Times New Roman"/>
          <w:color w:val="auto"/>
          <w:sz w:val="24"/>
          <w:szCs w:val="24"/>
        </w:rPr>
        <w:t xml:space="preserve"> This prediction receives partial, dimension-dependent support. The mismatched-control analysis is the strongest evidence in the models’ favor: every configuration rated mismatched pairs lower on iconicity than matched pairs, showing sensitivity to gesture–word compatibility. That said, even the best-calibrated model still rated mismatched pairs well above the human floor, so the sensitivity is real but incomplete. Usable dimensions are iconicity and sensorimotor imagery, with caution; cultural familiarity and facial-expression salience are not yet usable as unsupervised covariates.</w:t>
      </w:r>
    </w:p>
    <w:p>
      <w:pPr>
        <w:pStyle w:val="BodyText"/>
        <w:spacing w:lineRule="auto" w:line="360"/>
        <w:ind w:firstLine="720"/>
        <w:jc w:val="both"/>
        <w:rPr>
          <w:rFonts w:cs="Times New Roman"/>
          <w:color w:val="auto"/>
          <w:sz w:val="24"/>
          <w:szCs w:val="24"/>
        </w:rPr>
      </w:pPr>
      <w:r>
        <w:rPr>
          <w:rFonts w:cs="Times New Roman"/>
          <w:b/>
          <w:bCs/>
          <w:color w:val="auto"/>
          <w:sz w:val="24"/>
          <w:szCs w:val="24"/>
        </w:rPr>
        <w:t>RQ4/H4 (disagreement mirrors human disagreement).</w:t>
      </w:r>
      <w:r>
        <w:rPr>
          <w:rFonts w:cs="Times New Roman"/>
          <w:color w:val="auto"/>
          <w:sz w:val="24"/>
          <w:szCs w:val="24"/>
        </w:rPr>
        <w:t xml:space="preserve"> The two datasets converge here in an informative way. In the human data, chance-corrected agreement was lowest for motional salience and enactment potential, where between-video variance was also smallest. In the model data, those same two dimensions show the clearest low-error/low-ranking split. This is consistent with H4’s core prediction, though the mechanism looks less like “models replicate human uncertainty” and more like both humans and models working with items that carry little genuine between-item variance on these two dimensions — a structural property of the stimulus set rather than evidence of shared cognitive uncertainty. A direct item-level test gives limited support for H4: the spread of the twelve configurations’ ratings for an item correlated only weakly with the spread of human ratings for the same item (ρ = .07 to .38 across dimensions; .00 to .19 after controlling for each item’s distance from the scale midpoint). H3, which predicted lower human disagreement for more iconic gestures, received partial support: controlling for distance from the midpoint, human item SD decreased with iconicity for iconicity, sensorimotor imagery, complexity fit, and enactment potential (partial ρ = −.19 to −.35) but increased for facial expression (+.23).</w:t>
      </w:r>
    </w:p>
    <w:p>
      <w:pPr>
        <w:pStyle w:val="BodyText"/>
        <w:spacing w:lineRule="auto" w:line="360"/>
        <w:ind w:firstLine="720"/>
        <w:jc w:val="both"/>
        <w:rPr>
          <w:rFonts w:cs="Times New Roman"/>
          <w:color w:val="auto"/>
          <w:sz w:val="24"/>
          <w:szCs w:val="24"/>
        </w:rPr>
      </w:pPr>
      <w:r>
        <w:rPr>
          <w:rFonts w:cs="Times New Roman"/>
          <w:b/>
          <w:bCs/>
          <w:color w:val="auto"/>
          <w:sz w:val="24"/>
          <w:szCs w:val="24"/>
        </w:rPr>
        <w:t>RQ5/H5 (scalable pipeline feasibility).</w:t>
      </w:r>
      <w:r>
        <w:rPr>
          <w:rFonts w:cs="Times New Roman"/>
          <w:color w:val="auto"/>
          <w:sz w:val="24"/>
          <w:szCs w:val="24"/>
        </w:rPr>
        <w:t xml:space="preserve"> Cautiously supported for a subset of dimensions, not the full profile. The strongest practical case is Gemini 3.8 Flash at 1 fps:  a non-dominated cost–accuracy position, and reasonable iconicity/sensorimotor-imagery correlations. Cultural familiarity, with errors exceeding a full scale point for some configurations, is not ready for unsupervised large-scale use. Table 8 summarizes these findings.</w:t>
      </w:r>
    </w:p>
    <w:p>
      <w:pPr>
        <w:pStyle w:val="BodyText"/>
        <w:spacing w:lineRule="auto" w:line="360"/>
        <w:jc w:val="both"/>
        <w:rPr>
          <w:rFonts w:cs="Times New Roman"/>
          <w:b/>
          <w:bCs/>
          <w:color w:val="auto"/>
        </w:rPr>
      </w:pPr>
      <w:r>
        <w:rPr>
          <w:rFonts w:cs="Times New Roman"/>
          <w:b/>
          <w:bCs/>
          <w:color w:val="auto"/>
        </w:rPr>
      </w:r>
    </w:p>
    <w:p>
      <w:pPr>
        <w:pStyle w:val="BodyText"/>
        <w:keepNext w:val="true"/>
        <w:spacing w:lineRule="auto" w:line="360"/>
        <w:jc w:val="both"/>
        <w:rPr>
          <w:rFonts w:cs="Times New Roman"/>
          <w:color w:val="auto"/>
        </w:rPr>
      </w:pPr>
      <w:r>
        <w:rPr>
          <w:rFonts w:cs="Times New Roman"/>
          <w:b/>
          <w:bCs/>
          <w:color w:val="auto"/>
        </w:rPr>
        <w:t>Table 8.</w:t>
      </w:r>
      <w:r>
        <w:rPr>
          <w:rFonts w:cs="Times New Roman"/>
          <w:color w:val="auto"/>
        </w:rPr>
        <w:t xml:space="preserve"> </w:t>
      </w:r>
      <w:r>
        <w:rPr>
          <w:rFonts w:cs="Times New Roman"/>
          <w:i/>
          <w:iCs/>
          <w:color w:val="auto"/>
        </w:rPr>
        <w:t>Summary of findings by research question and hypothesis</w:t>
      </w:r>
    </w:p>
    <w:tbl>
      <w:tblPr>
        <w:tblStyle w:val="Table"/>
        <w:tblW w:w="5000" w:type="pct"/>
        <w:jc w:val="start"/>
        <w:tblInd w:w="0" w:type="dxa"/>
        <w:tblLayout w:type="fixed"/>
        <w:tblCellMar>
          <w:top w:w="0" w:type="dxa"/>
          <w:start w:w="108" w:type="dxa"/>
          <w:bottom w:w="0" w:type="dxa"/>
          <w:end w:w="108" w:type="dxa"/>
        </w:tblCellMar>
        <w:tblLook w:val="0020" w:firstRow="1" w:noVBand="0" w:lastRow="0" w:firstColumn="0" w:lastColumn="0" w:noHBand="0"/>
      </w:tblPr>
      <w:tblGrid>
        <w:gridCol w:w="962"/>
        <w:gridCol w:w="3025"/>
        <w:gridCol w:w="2047"/>
        <w:gridCol w:w="3568"/>
      </w:tblGrid>
      <w:tr>
        <w:trPr>
          <w:tblHeader w:val="true"/>
          <w:cantSplit/>
          <w:cnfStyle w:val="100000000000" w:firstRow="1" w:lastRow="0" w:firstColumn="0" w:lastColumn="0" w:oddVBand="0" w:evenVBand="0" w:oddHBand="0" w:evenHBand="0" w:firstRowFirstColumn="0" w:firstRowLastColumn="0" w:lastRowFirstColumn="0" w:lastRowLastColumn="0"/>
        </w:trPr>
        <w:tc>
          <w:tcPr>
            <w:tcW w:w="962"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b/>
                <w:bCs/>
              </w:rPr>
            </w:pPr>
            <w:commentRangeStart w:id="19"/>
            <w:r>
              <w:rPr>
                <w:rFonts w:cs="Times New Roman" w:ascii="Times New Roman" w:hAnsi="Times New Roman"/>
                <w:b/>
                <w:bCs/>
                <w:kern w:val="0"/>
                <w:lang w:val="es-ES" w:eastAsia="es-ES" w:bidi="ar-SA"/>
              </w:rPr>
              <w:t>#</w:t>
            </w:r>
            <w:commentRangeEnd w:id="19"/>
            <w:r>
              <w:commentReference w:id="19"/>
            </w:r>
            <w:r>
              <w:rPr>
                <w:rFonts w:cs="Times New Roman" w:ascii="Times New Roman" w:hAnsi="Times New Roman"/>
                <w:b/>
                <w:bCs/>
                <w:kern w:val="0"/>
                <w:lang w:val="es-ES" w:eastAsia="es-ES" w:bidi="ar-SA"/>
              </w:rPr>
            </w:r>
          </w:p>
        </w:tc>
        <w:tc>
          <w:tcPr>
            <w:tcW w:w="3025"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b/>
                <w:bCs/>
              </w:rPr>
            </w:pPr>
            <w:r>
              <w:rPr>
                <w:rFonts w:cs="Times New Roman" w:ascii="Times New Roman" w:hAnsi="Times New Roman"/>
                <w:b/>
                <w:bCs/>
                <w:kern w:val="0"/>
                <w:lang w:val="es-ES" w:eastAsia="es-ES" w:bidi="ar-SA"/>
              </w:rPr>
              <w:t>Question/Hypothesis</w:t>
            </w:r>
          </w:p>
        </w:tc>
        <w:tc>
          <w:tcPr>
            <w:tcW w:w="2047"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b/>
                <w:bCs/>
              </w:rPr>
            </w:pPr>
            <w:r>
              <w:rPr>
                <w:rFonts w:cs="Times New Roman" w:ascii="Times New Roman" w:hAnsi="Times New Roman"/>
                <w:b/>
                <w:bCs/>
                <w:kern w:val="0"/>
                <w:lang w:val="es-ES" w:eastAsia="es-ES" w:bidi="ar-SA"/>
              </w:rPr>
              <w:t>Verdict</w:t>
            </w:r>
          </w:p>
        </w:tc>
        <w:tc>
          <w:tcPr>
            <w:tcW w:w="3568" w:type="dxa"/>
            <w:tcBorders>
              <w:bottom w:val="single" w:sz="6" w:space="0" w:color="000000"/>
            </w:tcBorders>
            <w:vAlign w:val="bottom"/>
          </w:tcPr>
          <w:p>
            <w:pPr>
              <w:pStyle w:val="Compact"/>
              <w:keepNext w:val="true"/>
              <w:widowControl/>
              <w:suppressAutoHyphens w:val="true"/>
              <w:spacing w:lineRule="auto" w:line="360" w:before="36" w:after="36"/>
              <w:jc w:val="both"/>
              <w:rPr>
                <w:rFonts w:ascii="Times New Roman" w:hAnsi="Times New Roman" w:cs="Times New Roman"/>
                <w:b/>
                <w:bCs/>
              </w:rPr>
            </w:pPr>
            <w:r>
              <w:rPr>
                <w:rFonts w:cs="Times New Roman" w:ascii="Times New Roman" w:hAnsi="Times New Roman"/>
                <w:b/>
                <w:bCs/>
                <w:kern w:val="0"/>
                <w:lang w:val="es-ES" w:eastAsia="es-ES" w:bidi="ar-SA"/>
              </w:rPr>
              <w:t>Basis</w:t>
            </w:r>
          </w:p>
        </w:tc>
      </w:tr>
      <w:tr>
        <w:trPr>
          <w:cantSplit/>
        </w:trPr>
        <w:tc>
          <w:tcPr>
            <w:tcW w:w="962"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RQ1/H1</w:t>
            </w:r>
          </w:p>
        </w:tc>
        <w:tc>
          <w:tcPr>
            <w:tcW w:w="3025"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Correspondence with human ratings</w:t>
            </w:r>
          </w:p>
        </w:tc>
        <w:tc>
          <w:tcPr>
            <w:tcW w:w="204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Partially supported</w:t>
            </w:r>
          </w:p>
        </w:tc>
        <w:tc>
          <w:tcPr>
            <w:tcW w:w="3568" w:type="dxa"/>
            <w:tcBorders/>
          </w:tcPr>
          <w:p>
            <w:pPr>
              <w:pStyle w:val="Normal"/>
              <w:spacing w:before="0" w:after="120"/>
              <w:rPr/>
              <w:pPrChange w:id="0" w:author="Codex" w:date="2026-10-20T13:30:13Z">
                <w:pPr>
                  <w:pStyle w:val="Compact"/>
                  <w:keepNext w:val="true"/>
                  <w:widowControl/>
                  <w:suppressAutoHyphens w:val="true"/>
                  <w:spacing w:lineRule="auto" w:line="360" w:before="36" w:after="36"/>
                  <w:jc w:val="start"/>
                </w:pPr>
              </w:pPrChange>
            </w:pPr>
            <w:del w:id="306" w:author="Codex" w:date="2026-10-20T13:30:13Z">
              <w:r>
                <w:rPr>
                  <w:rFonts w:cs="Times New Roman"/>
                  <w:kern w:val="0"/>
                  <w:sz w:val="22"/>
                  <w:szCs w:val="22"/>
                  <w:lang w:val="es-ES" w:eastAsia="es-ES" w:bidi="ar-SA"/>
                </w:rPr>
                <w:delText>ρ</w:delText>
              </w:r>
            </w:del>
            <w:r>
              <w:rPr/>
              <w:t>Positive</w:t>
            </w:r>
            <w:r>
              <w:rPr/>
              <w:t xml:space="preserve"> </w:t>
            </w:r>
            <w:r>
              <w:rPr>
                <w:rFonts w:cs="Times New Roman"/>
                <w:kern w:val="0"/>
                <w:sz w:val="22"/>
                <w:szCs w:val="22"/>
                <w:lang w:val="es-ES" w:eastAsia="es-ES" w:bidi="ar-SA"/>
              </w:rPr>
              <w:t>=</w:t>
            </w:r>
            <w:r>
              <w:rPr/>
              <w:t>overall</w:t>
            </w:r>
            <w:r>
              <w:rPr/>
              <w:t xml:space="preserve"> </w:t>
            </w:r>
            <w:r>
              <w:rPr>
                <w:rFonts w:cs="Times New Roman"/>
                <w:kern w:val="0"/>
                <w:sz w:val="22"/>
                <w:szCs w:val="22"/>
                <w:lang w:val="es-ES" w:eastAsia="es-ES" w:bidi="ar-SA"/>
              </w:rPr>
              <w:t>.62–.69,</w:t>
            </w:r>
            <w:r>
              <w:rPr/>
              <w:t>correspondence;</w:t>
            </w:r>
            <w:r>
              <w:rPr/>
              <w:t xml:space="preserve"> </w:t>
            </w:r>
            <w:r>
              <w:rPr>
                <w:rFonts w:cs="Times New Roman"/>
                <w:kern w:val="0"/>
                <w:sz w:val="22"/>
                <w:szCs w:val="22"/>
                <w:lang w:val="es-ES" w:eastAsia="es-ES" w:bidi="ar-SA"/>
              </w:rPr>
              <w:t>but</w:t>
            </w:r>
            <w:r>
              <w:rPr/>
              <w:t>ranking</w:t>
            </w:r>
            <w:r>
              <w:rPr/>
              <w:t xml:space="preserve"> </w:t>
            </w:r>
            <w:r>
              <w:rPr>
                <w:rFonts w:cs="Times New Roman"/>
                <w:kern w:val="0"/>
                <w:sz w:val="22"/>
                <w:szCs w:val="22"/>
                <w:lang w:val="es-ES" w:eastAsia="es-ES" w:bidi="ar-SA"/>
              </w:rPr>
              <w:t>repeated-inference</w:t>
            </w:r>
            <w:r>
              <w:rPr/>
              <w:t>and</w:t>
            </w:r>
            <w:r>
              <w:rPr/>
              <w:t xml:space="preserve"> </w:t>
            </w:r>
            <w:r>
              <w:rPr>
                <w:rFonts w:cs="Times New Roman"/>
                <w:kern w:val="0"/>
                <w:sz w:val="22"/>
                <w:szCs w:val="22"/>
                <w:lang w:val="es-ES" w:eastAsia="es-ES" w:bidi="ar-SA"/>
              </w:rPr>
              <w:t>data</w:t>
            </w:r>
            <w:r>
              <w:rPr/>
              <w:t>absolute</w:t>
            </w:r>
            <w:r>
              <w:rPr/>
              <w:t xml:space="preserve"> </w:t>
            </w:r>
            <w:r>
              <w:rPr>
                <w:rFonts w:cs="Times New Roman"/>
                <w:kern w:val="0"/>
                <w:sz w:val="22"/>
                <w:szCs w:val="22"/>
                <w:lang w:val="es-ES" w:eastAsia="es-ES" w:bidi="ar-SA"/>
              </w:rPr>
              <w:t>were</w:t>
            </w:r>
            <w:r>
              <w:rPr/>
              <w:t>agreement</w:t>
            </w:r>
            <w:r>
              <w:rPr/>
              <w:t xml:space="preserve"> </w:t>
            </w:r>
            <w:r>
              <w:rPr>
                <w:rFonts w:cs="Times New Roman"/>
                <w:kern w:val="0"/>
                <w:sz w:val="22"/>
                <w:szCs w:val="22"/>
                <w:lang w:val="es-ES" w:eastAsia="es-ES" w:bidi="ar-SA"/>
              </w:rPr>
              <w:t>not collected to evaluate test-retest reliability directly</w:t>
            </w:r>
            <w:r>
              <w:rPr/>
              <w:t>differ</w:t>
            </w:r>
          </w:p>
        </w:tc>
      </w:tr>
      <w:tr>
        <w:trPr>
          <w:cantSplit/>
        </w:trPr>
        <w:tc>
          <w:tcPr>
            <w:tcW w:w="962"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RQ2/H2</w:t>
            </w:r>
          </w:p>
        </w:tc>
        <w:tc>
          <w:tcPr>
            <w:tcW w:w="3025"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Grounded dimensions easier</w:t>
            </w:r>
          </w:p>
        </w:tc>
        <w:tc>
          <w:tcPr>
            <w:tcW w:w="204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Mixed descriptive support</w:t>
            </w:r>
          </w:p>
        </w:tc>
        <w:tc>
          <w:tcPr>
            <w:tcW w:w="3568"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Iconicity ranks best; enactment/motional have lowest error but weakest ranking</w:t>
            </w:r>
          </w:p>
        </w:tc>
      </w:tr>
      <w:tr>
        <w:trPr>
          <w:cantSplit/>
        </w:trPr>
        <w:tc>
          <w:tcPr>
            <w:tcW w:w="962"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RQ3</w:t>
            </w:r>
          </w:p>
        </w:tc>
        <w:tc>
          <w:tcPr>
            <w:tcW w:w="3025"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Alignment for covariate use</w:t>
            </w:r>
          </w:p>
        </w:tc>
        <w:tc>
          <w:tcPr>
            <w:tcW w:w="2047"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Partially supported, dimension-dependent</w:t>
            </w:r>
          </w:p>
        </w:tc>
        <w:tc>
          <w:tcPr>
            <w:tcW w:w="3568" w:type="dxa"/>
            <w:tcBorders/>
          </w:tcPr>
          <w:p>
            <w:pPr>
              <w:pStyle w:val="Compact"/>
              <w:keepNext w:val="tru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Strong mismatch sensitivity; cultural familiarity/facial salience too imprecise</w:t>
            </w:r>
          </w:p>
        </w:tc>
      </w:tr>
      <w:tr>
        <w:trPr>
          <w:cantSplit/>
        </w:trPr>
        <w:tc>
          <w:tcPr>
            <w:tcW w:w="962"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RQ4/H4</w:t>
            </w:r>
          </w:p>
        </w:tc>
        <w:tc>
          <w:tcPr>
            <w:tcW w:w="3025" w:type="dxa"/>
            <w:tcBorders/>
          </w:tcPr>
          <w:p>
            <w:pPr>
              <w:pStyle w:val="Compact"/>
              <w:keepNext w:val="tru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Model disagreement mirrors human disagreement</w:t>
            </w:r>
          </w:p>
        </w:tc>
        <w:tc>
          <w:tcPr>
            <w:tcW w:w="2047" w:type="dxa"/>
            <w:tcBorders/>
          </w:tcPr>
          <w:p>
            <w:pPr>
              <w:pStyle w:val="Normal"/>
              <w:spacing w:before="0" w:after="120"/>
              <w:rPr/>
              <w:pPrChange w:id="0" w:author="Codex" w:date="2026-10-20T13:30:13Z">
                <w:pPr>
                  <w:pStyle w:val="Compact"/>
                  <w:keepNext w:val="true"/>
                  <w:widowControl/>
                  <w:suppressAutoHyphens w:val="true"/>
                  <w:spacing w:lineRule="auto" w:line="360" w:before="36" w:after="36"/>
                  <w:jc w:val="start"/>
                </w:pPr>
              </w:pPrChange>
            </w:pPr>
            <w:del w:id="307" w:author="Codex" w:date="2026-10-20T13:30:13Z">
              <w:r>
                <w:rPr>
                  <w:rFonts w:cs="Times New Roman"/>
                  <w:kern w:val="0"/>
                  <w:sz w:val="22"/>
                  <w:szCs w:val="22"/>
                  <w:lang w:val="es-ES" w:eastAsia="es-ES" w:bidi="ar-SA"/>
                </w:rPr>
                <w:delText>Consistent</w:delText>
              </w:r>
            </w:del>
            <w:r>
              <w:rPr/>
              <w:t>Limited</w:t>
            </w:r>
            <w:r>
              <w:rPr/>
              <w:t xml:space="preserve"> descriptive </w:t>
            </w:r>
            <w:r>
              <w:rPr>
                <w:rFonts w:cs="Times New Roman"/>
                <w:kern w:val="0"/>
                <w:sz w:val="22"/>
                <w:szCs w:val="22"/>
                <w:lang w:val="es-ES" w:eastAsia="es-ES" w:bidi="ar-SA"/>
              </w:rPr>
              <w:t>pattern; not directly tested</w:t>
            </w:r>
            <w:r>
              <w:rPr/>
              <w:t>support</w:t>
            </w:r>
          </w:p>
        </w:tc>
        <w:tc>
          <w:tcPr>
            <w:tcW w:w="3568" w:type="dxa"/>
            <w:tcBorders/>
          </w:tcPr>
          <w:p>
            <w:pPr>
              <w:pStyle w:val="Normal"/>
              <w:spacing w:before="0" w:after="120"/>
              <w:rPr/>
              <w:pPrChange w:id="0" w:author="Codex" w:date="2026-10-20T13:30:13Z">
                <w:pPr>
                  <w:pStyle w:val="Compact"/>
                  <w:keepNext w:val="true"/>
                  <w:widowControl/>
                  <w:suppressAutoHyphens w:val="true"/>
                  <w:spacing w:lineRule="auto" w:line="360" w:before="36" w:after="36"/>
                  <w:jc w:val="start"/>
                </w:pPr>
              </w:pPrChange>
            </w:pPr>
            <w:del w:id="308" w:author="Codex" w:date="2026-10-20T13:30:13Z">
              <w:r>
                <w:rPr>
                  <w:rFonts w:cs="Times New Roman"/>
                  <w:kern w:val="0"/>
                  <w:sz w:val="22"/>
                  <w:szCs w:val="22"/>
                  <w:lang w:val="es-ES" w:eastAsia="es-ES" w:bidi="ar-SA"/>
                </w:rPr>
                <w:delText>Low</w:delText>
              </w:r>
            </w:del>
            <w:r>
              <w:rPr/>
              <w:t>Item-spread</w:t>
            </w:r>
            <w:r>
              <w:rPr/>
              <w:t xml:space="preserve"> </w:t>
            </w:r>
            <w:r>
              <w:rPr>
                <w:rFonts w:cs="Times New Roman"/>
                <w:kern w:val="0"/>
                <w:sz w:val="22"/>
                <w:szCs w:val="22"/>
                <w:lang w:val="es-ES" w:eastAsia="es-ES" w:bidi="ar-SA"/>
              </w:rPr>
              <w:t>human</w:t>
            </w:r>
            <w:r>
              <w:rPr/>
              <w:t>correlations</w:t>
            </w:r>
            <w:r>
              <w:rPr/>
              <w:t xml:space="preserve"> </w:t>
            </w:r>
            <w:r>
              <w:rPr>
                <w:rFonts w:cs="Times New Roman"/>
                <w:kern w:val="0"/>
                <w:sz w:val="22"/>
                <w:szCs w:val="22"/>
                <w:lang w:val="es-ES" w:eastAsia="es-ES" w:bidi="ar-SA"/>
              </w:rPr>
              <w:t>alpha and weak model ranking coincide</w:t>
            </w:r>
            <w:r>
              <w:rPr/>
              <w:t>.07–.38</w:t>
            </w:r>
            <w:r>
              <w:rPr/>
              <w:t xml:space="preserve">; </w:t>
            </w:r>
            <w:r>
              <w:rPr>
                <w:rFonts w:cs="Times New Roman"/>
                <w:kern w:val="0"/>
                <w:sz w:val="22"/>
                <w:szCs w:val="22"/>
                <w:lang w:val="es-ES" w:eastAsia="es-ES" w:bidi="ar-SA"/>
              </w:rPr>
              <w:t>model</w:t>
            </w:r>
            <w:r>
              <w:rPr/>
              <w:t>midpoint-adjusted</w:t>
            </w:r>
            <w:r>
              <w:rPr/>
              <w:t xml:space="preserve"> </w:t>
            </w:r>
            <w:r>
              <w:rPr>
                <w:rFonts w:cs="Times New Roman"/>
                <w:kern w:val="0"/>
                <w:sz w:val="22"/>
                <w:szCs w:val="22"/>
                <w:lang w:val="es-ES" w:eastAsia="es-ES" w:bidi="ar-SA"/>
              </w:rPr>
              <w:t>uncertainty was not measured</w:t>
            </w:r>
            <w:r>
              <w:rPr/>
              <w:t>.00–.19</w:t>
            </w:r>
          </w:p>
        </w:tc>
      </w:tr>
      <w:tr>
        <w:trPr>
          <w:cantSplit/>
        </w:trPr>
        <w:tc>
          <w:tcPr>
            <w:tcW w:w="962" w:type="dxa"/>
            <w:tcBorders/>
          </w:tcPr>
          <w:p>
            <w:pPr>
              <w:pStyle w:val="Compact"/>
              <w:keepNext w:val="fals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RQ5/H5</w:t>
            </w:r>
          </w:p>
        </w:tc>
        <w:tc>
          <w:tcPr>
            <w:tcW w:w="3025" w:type="dxa"/>
            <w:tcBorders/>
          </w:tcPr>
          <w:p>
            <w:pPr>
              <w:pStyle w:val="Compact"/>
              <w:keepNext w:val="false"/>
              <w:widowControl/>
              <w:suppressAutoHyphens w:val="true"/>
              <w:spacing w:lineRule="auto" w:line="360" w:before="36" w:after="36"/>
              <w:jc w:val="both"/>
              <w:rPr>
                <w:rFonts w:ascii="Times New Roman" w:hAnsi="Times New Roman" w:cs="Times New Roman"/>
                <w:sz w:val="22"/>
                <w:szCs w:val="22"/>
              </w:rPr>
            </w:pPr>
            <w:r>
              <w:rPr>
                <w:rFonts w:cs="Times New Roman" w:ascii="Times New Roman" w:hAnsi="Times New Roman"/>
                <w:kern w:val="0"/>
                <w:sz w:val="22"/>
                <w:szCs w:val="22"/>
                <w:lang w:val="es-ES" w:eastAsia="es-ES" w:bidi="ar-SA"/>
              </w:rPr>
              <w:t>Scalable pipeline feasibility</w:t>
            </w:r>
          </w:p>
        </w:tc>
        <w:tc>
          <w:tcPr>
            <w:tcW w:w="2047" w:type="dxa"/>
            <w:tcBorders/>
          </w:tcPr>
          <w:p>
            <w:pPr>
              <w:pStyle w:val="Compact"/>
              <w:keepNext w:val="fals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Supported for a subset of dimensions only</w:t>
            </w:r>
          </w:p>
        </w:tc>
        <w:tc>
          <w:tcPr>
            <w:tcW w:w="3568" w:type="dxa"/>
            <w:tcBorders/>
          </w:tcPr>
          <w:p>
            <w:pPr>
              <w:pStyle w:val="Compact"/>
              <w:keepNext w:val="false"/>
              <w:widowControl/>
              <w:suppressAutoHyphens w:val="true"/>
              <w:spacing w:lineRule="auto" w:line="360" w:before="36" w:after="36"/>
              <w:jc w:val="start"/>
              <w:rPr>
                <w:rFonts w:ascii="Times New Roman" w:hAnsi="Times New Roman" w:cs="Times New Roman"/>
                <w:sz w:val="22"/>
                <w:szCs w:val="22"/>
              </w:rPr>
            </w:pPr>
            <w:r>
              <w:rPr>
                <w:rFonts w:cs="Times New Roman" w:ascii="Times New Roman" w:hAnsi="Times New Roman"/>
                <w:kern w:val="0"/>
                <w:sz w:val="22"/>
                <w:szCs w:val="22"/>
                <w:lang w:val="es-ES" w:eastAsia="es-ES" w:bidi="ar-SA"/>
              </w:rPr>
              <w:t>Best case: Gemini 3.8 Flash, iconicity/imagery; weakest: cultural familiarity</w:t>
            </w:r>
          </w:p>
        </w:tc>
      </w:tr>
    </w:tbl>
    <w:p>
      <w:pPr>
        <w:pStyle w:val="BodyText"/>
        <w:spacing w:lineRule="auto" w:line="360"/>
        <w:jc w:val="both"/>
        <w:rPr>
          <w:rFonts w:cs="Times New Roman"/>
          <w:color w:val="auto"/>
        </w:rPr>
      </w:pPr>
      <w:r>
        <w:rPr>
          <w:rFonts w:cs="Times New Roman"/>
          <w:color w:val="auto"/>
        </w:rPr>
      </w:r>
    </w:p>
    <w:p>
      <w:pPr>
        <w:pStyle w:val="BodyText"/>
        <w:spacing w:lineRule="auto" w:line="360"/>
        <w:ind w:firstLine="720"/>
        <w:jc w:val="both"/>
        <w:rPr>
          <w:rFonts w:cs="Times New Roman"/>
          <w:color w:val="auto"/>
          <w:sz w:val="24"/>
          <w:szCs w:val="24"/>
        </w:rPr>
      </w:pPr>
      <w:r>
        <w:rPr>
          <w:rFonts w:cs="Times New Roman"/>
          <w:color w:val="auto"/>
          <w:sz w:val="24"/>
          <w:szCs w:val="24"/>
        </w:rPr>
        <w:t>The single finding that ties the results together, and that we return to throughout this section, is a dissociation between absolute error and rank-order agreement. This dissociation was not incidental: the dimensions where it appeared most strongly (enactment potential, motional salience) were the same dimensions that showed the lowest interrater reliability and the most compressed distributions in the human data itself (Krippendorff’s α = .09 and .18, respectively). The benchmark’s limitations, in other words, are not purely a property of the models — they are partly inherited from measurement properties already visible before any model was involved.</w:t>
      </w:r>
    </w:p>
    <w:p>
      <w:pPr>
        <w:pStyle w:val="Normal"/>
        <w:spacing w:lineRule="auto" w:line="360"/>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direct comparison also places model discrepancies in context: disagreement between individual humans averaged 1.06 points, comparable to the 0.93–1.03-point differences between individual humans and the Flash, Qwen Max, and GPT configurations reported above. Model ratings should therefore be evaluated against the variability in human judgments as well as their proximity to the pooled human mean.</w:t>
      </w:r>
    </w:p>
    <w:p>
      <w:pPr>
        <w:pStyle w:val="Heading2"/>
        <w:keepNext w:val="true"/>
        <w:spacing w:lineRule="auto" w:line="360"/>
        <w:jc w:val="both"/>
        <w:rPr>
          <w:rFonts w:ascii="Times New Roman" w:hAnsi="Times New Roman" w:cs="Times New Roman"/>
          <w:color w:val="auto"/>
        </w:rPr>
      </w:pPr>
      <w:bookmarkStart w:id="10" w:name="X686efb692146e98c1ba56d81b6d24cf3e870cbe"/>
      <w:bookmarkEnd w:id="9"/>
      <w:r>
        <w:rPr>
          <w:rFonts w:cs="Times New Roman" w:ascii="Times New Roman" w:hAnsi="Times New Roman"/>
          <w:color w:val="auto"/>
        </w:rPr>
        <w:t>7.2 Implications for characterizing gesture stimuli</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benchmark addresses a measurement question arising from gesture-supported vocabulary research: whether automated ratings can approximate human judgments of characteristics that may later be examined as item-level covariates. The results suggest that this correspondence depends on the model, input configuration, dimension, and evaluation criterion. They support evaluating VLM-assisted annotation selectively rather than treating automated ratings as interchangeable with human judgment across the entire gesture profile.</w:t>
      </w:r>
    </w:p>
    <w:p>
      <w:pPr>
        <w:pStyle w:val="BodyText"/>
        <w:spacing w:lineRule="auto" w:line="360"/>
        <w:ind w:firstLine="720"/>
        <w:jc w:val="both"/>
        <w:rPr>
          <w:rFonts w:cs="Times New Roman"/>
          <w:color w:val="auto"/>
        </w:rPr>
      </w:pPr>
      <w:r>
        <w:rPr>
          <w:rFonts w:cs="Times New Roman"/>
          <w:color w:val="auto"/>
        </w:rPr>
        <w:t>This interpretation follows the distinction, built into the theoretical framework, between describing a gesture and establishing its effect on memory. No vocabulary-learning outcomes were modeled here. Consequently, correspondence with human ratings does not validate the GMSM as a predictive instrument, demonstrate that its dimensions are independent of one another, or provide computational validation of embodied accounts of learning. Such claims require evidence directly connecting the dimensions to learning outcomes under specified instructional conditions — a step this study does not take.</w:t>
      </w:r>
    </w:p>
    <w:p>
      <w:pPr>
        <w:pStyle w:val="Heading2"/>
        <w:keepNext w:val="true"/>
        <w:spacing w:lineRule="auto" w:line="360"/>
        <w:jc w:val="both"/>
        <w:rPr>
          <w:rFonts w:ascii="Times New Roman" w:hAnsi="Times New Roman" w:cs="Times New Roman"/>
          <w:color w:val="auto"/>
        </w:rPr>
      </w:pPr>
      <w:bookmarkStart w:id="11" w:name="absolute-agreement-and-item-ranking"/>
      <w:bookmarkEnd w:id="10"/>
      <w:r>
        <w:rPr>
          <w:rFonts w:cs="Times New Roman" w:ascii="Times New Roman" w:hAnsi="Times New Roman"/>
          <w:color w:val="auto"/>
        </w:rPr>
        <w:t>7.3 Absolute agreement and item ranking</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distinction between absolute error and rank-order association is particularly important when ratings are intended as covariates. A model that assigns nearly constant scores can approximate a dimension with a restricted human range yet fail to distinguish stimuli from one another. Conversely, a model can preserve the relative ordering of items while systematically shifting its scores away from the human scale. The enactment-potential ceiling effect observed for Gemini 3.1 Flash-Lite, and the weak rank correlations observed for otherwise low-error dimensions such as motional salience and enactment potential, illustrate these two distinct failure modes.</w:t>
      </w:r>
    </w:p>
    <w:p>
      <w:pPr>
        <w:pStyle w:val="BodyText"/>
        <w:spacing w:lineRule="auto" w:line="360"/>
        <w:ind w:firstLine="720"/>
        <w:jc w:val="both"/>
        <w:rPr>
          <w:rFonts w:cs="Times New Roman"/>
          <w:color w:val="auto"/>
          <w:sz w:val="24"/>
          <w:szCs w:val="24"/>
        </w:rPr>
      </w:pPr>
      <w:r>
        <w:rPr>
          <w:rFonts w:cs="Times New Roman"/>
          <w:color w:val="auto"/>
          <w:sz w:val="24"/>
          <w:szCs w:val="24"/>
        </w:rPr>
        <w:t>The appropriate evaluation criterion therefore depends on the intended downstream analysis. Stimulus selection based on relative ratings — for instance, choosing the most iconic items from a larger pool — requires reliable within-dimension ordering. Assigning scores that are directly interpretable on the human rating scale additionally requires suitable calibration. Future validation work should report both criteria together, alongside estimates of uncertainty and human interrater reliability, rather than a single pooled accuracy figure. Any calibration procedure applied to align model output with a human reference should be assessed on held-out items, so that adjustment to a specific reference dataset is not mistaken for generalization to new stimuli.</w:t>
      </w:r>
    </w:p>
    <w:p>
      <w:pPr>
        <w:pStyle w:val="Heading2"/>
        <w:keepNext w:val="true"/>
        <w:spacing w:lineRule="auto" w:line="360"/>
        <w:jc w:val="both"/>
        <w:rPr>
          <w:rFonts w:ascii="Times New Roman" w:hAnsi="Times New Roman" w:cs="Times New Roman"/>
          <w:color w:val="auto"/>
        </w:rPr>
      </w:pPr>
      <w:bookmarkStart w:id="12" w:name="Xfd226dc9833bf83137261fffc0962db75ebedaf"/>
      <w:bookmarkEnd w:id="11"/>
      <w:r>
        <w:rPr>
          <w:rFonts w:cs="Times New Roman" w:ascii="Times New Roman" w:hAnsi="Times New Roman"/>
          <w:color w:val="auto"/>
        </w:rPr>
        <w:t>7.4 Operational definitions and population dependence</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benchmark also illustrates why the administered rating questions must be kept conceptually distinct from the broader theoretical constructs they are meant to operationalize. Facial emotional expressiveness, as rated here, measures the extent of visible affective expression; emotional salience fit, as defined in the GMSM, concerns whether affective information is appropriate for a target meaning and instructional context. Good model–human agreement on the former would not establish that a model has captured the latter. The same caution applies to cultural familiarity, complexity fit, and enactment potential, each of which names a broader construct than the single rating item used to approximate it.</w:t>
      </w:r>
    </w:p>
    <w:p>
      <w:pPr>
        <w:pStyle w:val="BodyText"/>
        <w:spacing w:lineRule="auto" w:line="360"/>
        <w:ind w:firstLine="720"/>
        <w:jc w:val="both"/>
        <w:rPr>
          <w:rFonts w:cs="Times New Roman"/>
          <w:color w:val="auto"/>
          <w:sz w:val="24"/>
          <w:szCs w:val="24"/>
        </w:rPr>
      </w:pPr>
      <w:commentRangeStart w:id="20"/>
      <w:commentRangeStart w:id="21"/>
      <w:del w:id="309" w:author="Codex" w:date="2026-10-20T13:30:13Z">
        <w:r>
          <w:rPr>
            <w:rFonts w:cs="Times New Roman"/>
            <w:color w:val="auto"/>
            <w:sz w:val="24"/>
            <w:szCs w:val="24"/>
          </w:rPr>
          <w:delText>Cultural familiarity was among the largest sources of error across the reported configurations. Because familiarity is inherently population-dependent, a pooled human mean reflects the composition of the sampled cohorts rather than a universal property of the gesture. This is not a hypothetical concern: the video-adjusted cohort analysis reported alongside the human data found that the Japanese-language cohort rated cultural familiarity, enactment potential, and gesture complexity fit systematically lower than the German-language cohort on the identical videos, while the English-language cohort rated iconicity, motional salience, and facial-expression salience systematically lower. Several of these dimensions also showed substantial model–human error. A pooled human reference for these dimensions is therefore not a stable target; rather, it shifts depending on which cohorts are sampled and in what proportion. A model score benchmarked against such a target, or later validated against a differently composed cohort, may appear to succeed or fail for reasons that have nothing to do with the model’s visual reasoning. Cohort-specific validation and transparent specification of the intended reference population are needed before ratings on these dimensions are applied in a different instructional or cultural setting.</w:delText>
        </w:r>
      </w:del>
      <w:ins w:id="310" w:author="Codex" w:date="2026-10-20T13:30:13Z">
        <w:r>
          <w:rPr>
            <w:rFonts w:cs="Times New Roman"/>
            <w:color w:val="auto"/>
            <w:sz w:val="24"/>
            <w:szCs w:val="24"/>
          </w:rPr>
          <w:t>Cultural familiarity was among the largest sources of model–human error. Its human reference is population-dependent: after video adjustment and Holm correction across 21 contrasts, the Japanese-language cohort rated cultural familiarity lower than the German-language cohort, and the English-language cohort rated facial-expression emotional salience lower. Other cohort contrasts did not survive this correction. The response-distribution diagnostics in Appendix A suggest that scale use may also contribute, particularly for enactment potential, but do not separate scale use from interpretation. A further task mismatch is that humans were asked about familiarity “in your country,” whereas models were asked about “your cultural context,” without a defined reference population. This could contribute to model–human differences and was not experimentally isolated. A targeted rerun specifying the same reference population for models and humans—for example, typical adults in Germany—would test this explanation; no such rerun is claimed here. Cohort-specific validation and an explicit intended reference population are needed before these ratings are transferred to a different instructional or cultural setting.</w:t>
        </w:r>
      </w:ins>
      <w:r>
        <w:rPr>
          <w:rFonts w:cs="Times New Roman"/>
          <w:color w:val="auto"/>
          <w:sz w:val="24"/>
          <w:szCs w:val="24"/>
        </w:rPr>
      </w:r>
      <w:commentRangeEnd w:id="20"/>
      <w:r>
        <w:commentReference w:id="20"/>
      </w:r>
      <w:commentRangeEnd w:id="21"/>
      <w:r>
        <w:commentReference w:id="21"/>
      </w:r>
      <w:r>
        <w:rPr>
          <w:rFonts w:cs="Times New Roman"/>
          <w:color w:val="auto"/>
          <w:sz w:val="24"/>
          <w:szCs w:val="24"/>
        </w:rPr>
      </w:r>
    </w:p>
    <w:p>
      <w:pPr>
        <w:pStyle w:val="BodyText"/>
        <w:spacing w:lineRule="auto" w:line="360"/>
        <w:ind w:firstLine="720"/>
        <w:jc w:val="both"/>
        <w:rPr>
          <w:rFonts w:cs="Times New Roman"/>
          <w:color w:val="auto"/>
          <w:sz w:val="24"/>
          <w:szCs w:val="24"/>
        </w:rPr>
      </w:pPr>
      <w:r>
        <w:rPr>
          <w:rFonts w:cs="Times New Roman"/>
          <w:color w:val="auto"/>
          <w:sz w:val="24"/>
          <w:szCs w:val="24"/>
        </w:rPr>
        <w:t>The Button/Knopf example raises a related issue specifically for iconicity: models and humans may be evaluating different senses of the same lexical label rather than disagreeing about the gesture itself. Specifying and checking the intended word sense in advance could improve comparability across languages, but the present single-item observation does not establish why individual raters, human or artificial, arrived at different interpretations. Differences between language cohorts should ultimately be evaluated using the full item set, with language, item, and participant variation appropriately modeled together, rather than inferred from isolated examples.</w:t>
      </w:r>
    </w:p>
    <w:p>
      <w:pPr>
        <w:pStyle w:val="Heading2"/>
        <w:keepNext w:val="true"/>
        <w:spacing w:lineRule="auto" w:line="360"/>
        <w:jc w:val="both"/>
        <w:rPr>
          <w:rFonts w:ascii="Times New Roman" w:hAnsi="Times New Roman" w:cs="Times New Roman"/>
          <w:color w:val="auto"/>
        </w:rPr>
      </w:pPr>
      <w:bookmarkStart w:id="13" w:name="X084703eda233cb054c0481976e9c53ba02d1014"/>
      <w:bookmarkEnd w:id="12"/>
      <w:r>
        <w:rPr>
          <w:rFonts w:cs="Times New Roman" w:ascii="Times New Roman" w:hAnsi="Times New Roman"/>
          <w:color w:val="auto"/>
        </w:rPr>
        <w:t>7.5 Implications for automated annotation procedures</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Anonymized filenames and evidence-focused prompting instructions are useful procedural safeguards against models exploiting non-visual cues, but their effectiveness must be evaluated rather than assumed. The mismatched-control analysis shows that models responded to semantic incompatibility at the group level, rating mismatched pairs lower than matched pairs in every configuration. Residual iconicity ratings well above the human floor for mismatched items, together with the general possibility of unsupported rationales in model-generated text, nonetheless justify human review of both the numeric scores and the accompanying descriptions — particularly for ambiguous or culturally specific items where the gap between model and human ratings was largest.</w:t>
      </w:r>
    </w:p>
    <w:p>
      <w:pPr>
        <w:pStyle w:val="BodyText"/>
        <w:spacing w:lineRule="auto" w:line="360"/>
        <w:ind w:firstLine="720"/>
        <w:jc w:val="both"/>
        <w:rPr>
          <w:rFonts w:cs="Times New Roman"/>
          <w:color w:val="auto"/>
          <w:sz w:val="24"/>
          <w:szCs w:val="24"/>
        </w:rPr>
      </w:pPr>
      <w:r>
        <w:rPr>
          <w:rFonts w:cs="Times New Roman"/>
          <w:color w:val="auto"/>
          <w:sz w:val="24"/>
          <w:szCs w:val="24"/>
        </w:rPr>
        <w:t>Temporal sampling density should be treated as an empirical design choice rather than a default setting. Higher sampling density improved some reported metrics (GPT-5.6 Sol and Luna) and worsened others (Gemini 3.8 Flash), and the present comparison does not identify a single, universally optimal rate. The auxiliary video-versus-frames ingestion comparison is limited to one model and one reported comparison; it shows similar aggregate error across input formats but imperfect item-level agreement (74% identical integer ratings), and does not by itself establish equivalence between the two input methods. Repeated runs with carefully matched visual information would be needed to separate genuine input-format effects from ordinary run-to-run variability.</w:t>
      </w:r>
    </w:p>
    <w:p>
      <w:pPr>
        <w:pStyle w:val="BodyText"/>
        <w:spacing w:lineRule="auto" w:line="360"/>
        <w:ind w:firstLine="720"/>
        <w:jc w:val="both"/>
        <w:rPr>
          <w:rFonts w:cs="Times New Roman"/>
          <w:color w:val="auto"/>
          <w:sz w:val="24"/>
          <w:szCs w:val="24"/>
        </w:rPr>
      </w:pPr>
      <w:r>
        <w:rPr>
          <w:rFonts w:cs="Times New Roman"/>
          <w:color w:val="auto"/>
          <w:sz w:val="24"/>
          <w:szCs w:val="24"/>
        </w:rPr>
        <w:t>For practical use in research pipelines, automated gesture profiles should retain separate scores per dimension rather than a single composite index, document the specific model and prompt version used (given the sensitivity of results to both), and flag items requiring human review (such as items with high human rating variability or large disagreement between configurations). Model selection should be guided by which dimensions a given study actually needs, and by the intended use of the resulting ratings, rather than by aggregate cost or aggregate error alone. The cost comparison reported here is specific to the present benchmark conditions and current API pricing at the time of testing; it does not by itself justify replacing human norming with automated annotation, and should be re-evaluated as pricing and model capabilities change.</w:t>
      </w:r>
    </w:p>
    <w:p>
      <w:pPr>
        <w:pStyle w:val="Heading2"/>
        <w:keepNext w:val="true"/>
        <w:spacing w:lineRule="auto" w:line="360"/>
        <w:jc w:val="both"/>
        <w:rPr>
          <w:rFonts w:ascii="Times New Roman" w:hAnsi="Times New Roman" w:cs="Times New Roman"/>
          <w:color w:val="auto"/>
        </w:rPr>
      </w:pPr>
      <w:bookmarkStart w:id="14" w:name="limitations"/>
      <w:bookmarkEnd w:id="13"/>
      <w:r>
        <w:rPr>
          <w:rFonts w:cs="Times New Roman" w:ascii="Times New Roman" w:hAnsi="Times New Roman"/>
          <w:color w:val="auto"/>
        </w:rPr>
        <w:t>7.6 Limitations</w:t>
      </w:r>
    </w:p>
    <w:p>
      <w:pPr>
        <w:pStyle w:val="FirstParagraph"/>
        <w:spacing w:lineRule="auto" w:line="360"/>
        <w:ind w:firstLine="720"/>
        <w:jc w:val="both"/>
        <w:rPr>
          <w:rFonts w:ascii="Times New Roman" w:hAnsi="Times New Roman" w:cs="Times New Roman"/>
        </w:rPr>
      </w:pPr>
      <w:commentRangeStart w:id="22"/>
      <w:del w:id="311" w:author="Codex" w:date="2026-10-20T13:30:13Z">
        <w:r>
          <w:rPr>
            <w:rFonts w:cs="Times New Roman" w:ascii="Times New Roman" w:hAnsi="Times New Roman"/>
          </w:rPr>
          <w:delText>Several limitations qualify how these findings should be read. First, reliability in the strict sense was not tested. The reported benchmark compares only a single run per configuration against a fixed human reference. This design measures correspondence with an external reference, but not reliability in the psychometric sense of self-consistency, since whether a given model would return the same rating for the same clip on a second attempt, or under a reworded but equivalent prompt, remains untested.</w:delText>
        </w:r>
      </w:del>
      <w:r>
        <w:rPr>
          <w:rFonts w:cs="Times New Roman" w:ascii="Times New Roman" w:hAnsi="Times New Roman"/>
        </w:rPr>
        <w:commentReference w:id="23"/>
      </w:r>
      <w:commentRangeEnd w:id="22"/>
      <w:r>
        <w:commentReference w:id="22"/>
      </w:r>
      <w:r>
        <w:rPr>
          <w:rFonts w:cs="Times New Roman" w:ascii="Times New Roman" w:hAnsi="Times New Roman"/>
        </w:rPr>
      </w:r>
    </w:p>
    <w:p>
      <w:pPr>
        <w:pStyle w:val="BodyText"/>
        <w:spacing w:lineRule="auto" w:line="360"/>
        <w:ind w:firstLine="720"/>
        <w:jc w:val="both"/>
        <w:rPr>
          <w:rFonts w:cs="Times New Roman"/>
          <w:color w:val="auto"/>
          <w:sz w:val="24"/>
          <w:szCs w:val="24"/>
        </w:rPr>
      </w:pPr>
      <w:commentRangeStart w:id="24"/>
      <w:del w:id="312" w:author="Codex" w:date="2026-10-20T13:30:13Z">
        <w:r>
          <w:rPr>
            <w:rFonts w:cs="Times New Roman"/>
            <w:b w:val="false"/>
            <w:i w:val="false"/>
            <w:color w:val="auto"/>
            <w:sz w:val="24"/>
            <w:szCs w:val="24"/>
          </w:rPr>
          <w:delText>Second</w:delText>
        </w:r>
      </w:del>
      <w:ins w:id="313" w:author="Codex" w:date="2026-10-20T13:30:13Z">
        <w:r>
          <w:rPr>
            <w:rFonts w:cs="Times New Roman"/>
            <w:color w:val="auto"/>
            <w:sz w:val="24"/>
            <w:szCs w:val="24"/>
          </w:rPr>
          <w:t>Several limitations qualify these findings. First</w:t>
        </w:r>
      </w:ins>
      <w:r>
        <w:rPr>
          <w:rFonts w:cs="Times New Roman"/>
          <w:rFonts w:cs="Times New Roman"/>
          <w:color w:val="auto"/>
          <w:color w:val="auto"/>
          <w:sz w:val="24"/>
          <w:sz w:val="24"/>
          <w:szCs w:val="24"/>
          <w:rPrChange w:id="0" w:author="Codex" w:date="2026-10-20T13:30:13Z">
            <w:rPr>
              <w:i w:val="false"/>
              <w:b w:val="false"/>
              <w:szCs w:val="24"/>
            </w:rPr>
          </w:rPrChange>
        </w:rPr>
        <w:t>, fine-tuning was not evaluated. All twelve evaluated model and sampling conditions are zero-shot prompting implementations across four commercial model families, and no fine-tuned model was included in this benchmark.</w:t>
      </w:r>
      <w:commentRangeEnd w:id="24"/>
      <w:r>
        <w:commentReference w:id="24"/>
      </w:r>
      <w:r>
        <w:rPr>
          <w:rFonts w:cs="Times New Roman"/>
          <w:color w:val="auto"/>
          <w:sz w:val="24"/>
          <w:szCs w:val="24"/>
        </w:rPr>
      </w:r>
    </w:p>
    <w:p>
      <w:pPr>
        <w:pStyle w:val="BodyText"/>
        <w:spacing w:lineRule="auto" w:line="360"/>
        <w:ind w:firstLine="720"/>
        <w:jc w:val="both"/>
        <w:rPr>
          <w:rFonts w:cs="Times New Roman"/>
          <w:color w:val="auto"/>
          <w:sz w:val="24"/>
          <w:szCs w:val="24"/>
        </w:rPr>
      </w:pPr>
      <w:commentRangeStart w:id="25"/>
      <w:del w:id="315" w:author="Codex" w:date="2026-10-20T13:30:13Z">
        <w:r>
          <w:rPr>
            <w:rFonts w:cs="Times New Roman"/>
            <w:color w:val="auto"/>
            <w:sz w:val="24"/>
            <w:szCs w:val="24"/>
          </w:rPr>
          <w:delText>Third, the human reference itself is not a fixed target. Pooled human means for several dimensions — most notably cultural familiarity, enactment potential, and facial-expression salience — varied systematically and robustly by language cohort, even after controlling for the specific video rated. Model error against these dimensions should therefore be interpreted as error against one particular, cohort-composition-dependent human reference, rather than against a culturally neutral ground truth. Relatedly, the available human trial counts do not establish equal coverage of every item, dimension, or cohort, and agreement with a pooled mean cannot be fully interpreted without accounting for the variability among the raters who contributed to it.</w:delText>
        </w:r>
      </w:del>
      <w:ins w:id="316" w:author="Codex" w:date="2026-10-20T13:30:13Z">
        <w:r>
          <w:rPr>
            <w:rFonts w:cs="Times New Roman"/>
            <w:color w:val="auto"/>
            <w:sz w:val="24"/>
            <w:szCs w:val="24"/>
          </w:rPr>
          <w:t>Second, the human reference is population-dependent. The strongest adjusted cohort evidence concerns cultural familiarity and facial-expression salience; the remaining pairwise differences are exploratory. Model error should be read as error against the sampled cohort composition, and the response-style diagnostics do not establish why cohort distributions differ. Equal coverage across items and cohorts should not be assumed.</w:t>
        </w:r>
      </w:ins>
      <w:commentRangeEnd w:id="25"/>
      <w:r>
        <w:commentReference w:id="25"/>
      </w:r>
      <w:r>
        <w:rPr>
          <w:rFonts w:cs="Times New Roman"/>
          <w:color w:val="auto"/>
          <w:sz w:val="24"/>
          <w:szCs w:val="24"/>
        </w:rPr>
      </w:r>
    </w:p>
    <w:p>
      <w:pPr>
        <w:pStyle w:val="BodyText"/>
        <w:spacing w:lineRule="auto" w:line="360"/>
        <w:ind w:firstLine="720"/>
        <w:jc w:val="both"/>
        <w:rPr>
          <w:rFonts w:cs="Times New Roman"/>
          <w:color w:val="auto"/>
          <w:sz w:val="24"/>
          <w:szCs w:val="24"/>
        </w:rPr>
      </w:pPr>
      <w:commentRangeStart w:id="26"/>
      <w:del w:id="317" w:author="Codex" w:date="2026-10-20T13:30:13Z">
        <w:r>
          <w:rPr>
            <w:rFonts w:cs="Times New Roman"/>
            <w:color w:val="auto"/>
            <w:sz w:val="24"/>
            <w:szCs w:val="24"/>
          </w:rPr>
          <w:delText>Fourth</w:delText>
        </w:r>
      </w:del>
      <w:ins w:id="318" w:author="Codex" w:date="2026-10-20T13:30:13Z">
        <w:r>
          <w:rPr>
            <w:rFonts w:cs="Times New Roman"/>
            <w:color w:val="auto"/>
            <w:sz w:val="24"/>
            <w:szCs w:val="24"/>
          </w:rPr>
          <w:t>Third</w:t>
        </w:r>
      </w:ins>
      <w:r>
        <w:rPr>
          <w:rFonts w:cs="Times New Roman"/>
          <w:color w:val="auto"/>
          <w:sz w:val="24"/>
          <w:szCs w:val="24"/>
        </w:rPr>
        <w:t xml:space="preserve">, the stimulus set imposes its own constraints. The benchmark drew on a modest item pool of well under 150 gesture–word pairings, which limits the precision of dimension-specific correlation estimates; none of the reported correlations carry confidence intervals, and differences between configurations of only a few hundredths (e.g., ρ = .67 vs. .69) should not be over-interpreted as meaningfully distinct. The mismatched-control set is particularly small: 14 clips were evaluated under both correct and unrelated labels, with different human participants rating the two versions. These controls were deliberately selected to produce low semantic compatibility, so the observed effect should not be assumed to generalize to all clips or types of mismatch. </w:t>
      </w:r>
      <w:del w:id="319" w:author="Codex" w:date="2026-10-20T13:30:13Z">
        <w:r>
          <w:rPr>
            <w:rFonts w:cs="Times New Roman"/>
            <w:color w:val="auto"/>
            <w:sz w:val="24"/>
            <w:szCs w:val="24"/>
          </w:rPr>
          <w:delText>Relatedly</w:delText>
        </w:r>
      </w:del>
      <w:ins w:id="320" w:author="Codex" w:date="2026-10-20T13:30:13Z">
        <w:r>
          <w:rPr>
            <w:rFonts w:cs="Times New Roman"/>
            <w:color w:val="auto"/>
            <w:sz w:val="24"/>
            <w:szCs w:val="24"/>
          </w:rPr>
          <w:t>The two source collections differ in framing and file geometry</w:t>
        </w:r>
      </w:ins>
      <w:r>
        <w:rPr>
          <w:rFonts w:cs="Times New Roman"/>
          <w:color w:val="auto"/>
          <w:sz w:val="24"/>
          <w:szCs w:val="24"/>
        </w:rPr>
        <w:t xml:space="preserve">, </w:t>
      </w:r>
      <w:del w:id="321" w:author="Codex" w:date="2026-10-20T13:30:13Z">
        <w:r>
          <w:rPr>
            <w:rFonts w:cs="Times New Roman"/>
            <w:color w:val="auto"/>
            <w:sz w:val="24"/>
            <w:szCs w:val="24"/>
          </w:rPr>
          <w:delText>all gesture videos featured a single</w:delText>
        </w:r>
      </w:del>
      <w:ins w:id="322" w:author="Codex" w:date="2026-10-20T13:30:13Z">
        <w:r>
          <w:rPr>
            <w:rFonts w:cs="Times New Roman"/>
            <w:color w:val="auto"/>
            <w:sz w:val="24"/>
            <w:szCs w:val="24"/>
          </w:rPr>
          <w:t>and</w:t>
        </w:r>
      </w:ins>
      <w:r>
        <w:rPr>
          <w:rFonts w:cs="Times New Roman"/>
          <w:color w:val="auto"/>
          <w:sz w:val="24"/>
          <w:szCs w:val="24"/>
        </w:rPr>
        <w:t xml:space="preserve"> performer </w:t>
      </w:r>
      <w:del w:id="323" w:author="Codex" w:date="2026-10-20T13:30:13Z">
        <w:r>
          <w:rPr>
            <w:rFonts w:cs="Times New Roman"/>
            <w:color w:val="auto"/>
            <w:sz w:val="24"/>
            <w:szCs w:val="24"/>
          </w:rPr>
          <w:delText>recorded</w:delText>
        </w:r>
      </w:del>
      <w:ins w:id="324" w:author="Codex" w:date="2026-10-20T13:30:13Z">
        <w:r>
          <w:rPr>
            <w:rFonts w:cs="Times New Roman"/>
            <w:color w:val="auto"/>
            <w:sz w:val="24"/>
            <w:szCs w:val="24"/>
          </w:rPr>
          <w:t>identity</w:t>
        </w:r>
      </w:ins>
      <w:r>
        <w:rPr>
          <w:rFonts w:cs="Times New Roman"/>
          <w:color w:val="auto"/>
          <w:sz w:val="24"/>
          <w:szCs w:val="24"/>
        </w:rPr>
        <w:t xml:space="preserve"> </w:t>
      </w:r>
      <w:del w:id="325" w:author="Codex" w:date="2026-10-20T13:30:13Z">
        <w:r>
          <w:rPr>
            <w:rFonts w:cs="Times New Roman"/>
            <w:color w:val="auto"/>
            <w:sz w:val="24"/>
            <w:szCs w:val="24"/>
          </w:rPr>
          <w:delText>once</w:delText>
        </w:r>
      </w:del>
      <w:ins w:id="326" w:author="Codex" w:date="2026-10-20T13:30:13Z">
        <w:r>
          <w:rPr>
            <w:rFonts w:cs="Times New Roman"/>
            <w:color w:val="auto"/>
            <w:sz w:val="24"/>
            <w:szCs w:val="24"/>
          </w:rPr>
          <w:t>across</w:t>
        </w:r>
      </w:ins>
      <w:r>
        <w:rPr>
          <w:rFonts w:cs="Times New Roman"/>
          <w:color w:val="auto"/>
          <w:sz w:val="24"/>
          <w:szCs w:val="24"/>
        </w:rPr>
        <w:t xml:space="preserve"> </w:t>
      </w:r>
      <w:del w:id="327" w:author="Codex" w:date="2026-10-20T13:30:13Z">
        <w:r>
          <w:rPr>
            <w:rFonts w:cs="Times New Roman"/>
            <w:color w:val="auto"/>
            <w:sz w:val="24"/>
            <w:szCs w:val="24"/>
          </w:rPr>
          <w:delText>under</w:delText>
        </w:r>
      </w:del>
      <w:ins w:id="328" w:author="Codex" w:date="2026-10-20T13:30:13Z">
        <w:r>
          <w:rPr>
            <w:rFonts w:cs="Times New Roman"/>
            <w:color w:val="auto"/>
            <w:sz w:val="24"/>
            <w:szCs w:val="24"/>
          </w:rPr>
          <w:t>collections</w:t>
        </w:r>
      </w:ins>
      <w:r>
        <w:rPr>
          <w:rFonts w:cs="Times New Roman"/>
          <w:color w:val="auto"/>
          <w:sz w:val="24"/>
          <w:szCs w:val="24"/>
        </w:rPr>
        <w:t xml:space="preserve"> </w:t>
      </w:r>
      <w:del w:id="329" w:author="Codex" w:date="2026-10-20T13:30:13Z">
        <w:r>
          <w:rPr>
            <w:rFonts w:cs="Times New Roman"/>
            <w:color w:val="auto"/>
            <w:sz w:val="24"/>
            <w:szCs w:val="24"/>
          </w:rPr>
          <w:delText>standardized</w:delText>
        </w:r>
      </w:del>
      <w:ins w:id="330" w:author="Codex" w:date="2026-10-20T13:30:13Z">
        <w:r>
          <w:rPr>
            <w:rFonts w:cs="Times New Roman"/>
            <w:color w:val="auto"/>
            <w:sz w:val="24"/>
            <w:szCs w:val="24"/>
          </w:rPr>
          <w:t>was</w:t>
        </w:r>
      </w:ins>
      <w:r>
        <w:rPr>
          <w:rFonts w:cs="Times New Roman"/>
          <w:color w:val="auto"/>
          <w:sz w:val="24"/>
          <w:szCs w:val="24"/>
        </w:rPr>
        <w:t xml:space="preserve"> </w:t>
      </w:r>
      <w:del w:id="331" w:author="Codex" w:date="2026-10-20T13:30:13Z">
        <w:r>
          <w:rPr>
            <w:rFonts w:cs="Times New Roman"/>
            <w:color w:val="auto"/>
            <w:sz w:val="24"/>
            <w:szCs w:val="24"/>
          </w:rPr>
          <w:delText>conditions</w:delText>
        </w:r>
      </w:del>
      <w:ins w:id="332" w:author="Codex" w:date="2026-10-20T13:30:13Z">
        <w:r>
          <w:rPr>
            <w:rFonts w:cs="Times New Roman"/>
            <w:color w:val="auto"/>
            <w:sz w:val="24"/>
            <w:szCs w:val="24"/>
          </w:rPr>
          <w:t>not independently verified. The design does not test generalization across performers</w:t>
        </w:r>
      </w:ins>
      <w:r>
        <w:rPr>
          <w:rFonts w:cs="Times New Roman"/>
          <w:color w:val="auto"/>
          <w:sz w:val="24"/>
          <w:szCs w:val="24"/>
        </w:rPr>
        <w:t>,</w:t>
      </w:r>
      <w:del w:id="333" w:author="Codex" w:date="2026-10-20T13:30:13Z">
        <w:r>
          <w:rPr>
            <w:rFonts w:cs="Times New Roman"/>
            <w:color w:val="auto"/>
            <w:sz w:val="24"/>
            <w:szCs w:val="24"/>
          </w:rPr>
          <w:delText xml:space="preserve"> so whether model or human ratings would generalize to a different performer, a different</w:delText>
        </w:r>
      </w:del>
      <w:r>
        <w:rPr>
          <w:rFonts w:cs="Times New Roman"/>
          <w:color w:val="auto"/>
          <w:sz w:val="24"/>
          <w:szCs w:val="24"/>
        </w:rPr>
        <w:t xml:space="preserve"> recording </w:t>
      </w:r>
      <w:del w:id="334" w:author="Codex" w:date="2026-10-20T13:30:13Z">
        <w:r>
          <w:rPr>
            <w:rFonts w:cs="Times New Roman"/>
            <w:color w:val="auto"/>
            <w:sz w:val="24"/>
            <w:szCs w:val="24"/>
          </w:rPr>
          <w:delText>style</w:delText>
        </w:r>
      </w:del>
      <w:ins w:id="335" w:author="Codex" w:date="2026-10-20T13:30:13Z">
        <w:r>
          <w:rPr>
            <w:rFonts w:cs="Times New Roman"/>
            <w:color w:val="auto"/>
            <w:sz w:val="24"/>
            <w:szCs w:val="24"/>
          </w:rPr>
          <w:t>styles</w:t>
        </w:r>
      </w:ins>
      <w:r>
        <w:rPr>
          <w:rFonts w:cs="Times New Roman"/>
          <w:color w:val="auto"/>
          <w:sz w:val="24"/>
          <w:szCs w:val="24"/>
        </w:rPr>
        <w:t>, or repeated takes</w:t>
      </w:r>
      <w:del w:id="336" w:author="Codex" w:date="2026-10-20T13:30:13Z">
        <w:r>
          <w:rPr>
            <w:rFonts w:cs="Times New Roman"/>
            <w:color w:val="auto"/>
            <w:sz w:val="24"/>
            <w:szCs w:val="24"/>
          </w:rPr>
          <w:delText xml:space="preserve"> of the same gesture is not addressed by this design</w:delText>
        </w:r>
      </w:del>
      <w:r>
        <w:rPr>
          <w:rFonts w:cs="Times New Roman"/>
          <w:color w:val="auto"/>
          <w:sz w:val="24"/>
          <w:szCs w:val="24"/>
        </w:rPr>
        <w:t>.</w:t>
      </w:r>
      <w:commentRangeEnd w:id="26"/>
      <w:r>
        <w:commentReference w:id="26"/>
      </w:r>
      <w:r>
        <w:rPr>
          <w:rFonts w:cs="Times New Roman"/>
          <w:color w:val="auto"/>
          <w:sz w:val="24"/>
          <w:szCs w:val="24"/>
        </w:rPr>
      </w:r>
    </w:p>
    <w:p>
      <w:pPr>
        <w:pStyle w:val="BodyText"/>
        <w:spacing w:lineRule="auto" w:line="360"/>
        <w:ind w:firstLine="720"/>
        <w:jc w:val="both"/>
        <w:rPr>
          <w:rFonts w:cs="Times New Roman"/>
          <w:color w:val="auto"/>
          <w:sz w:val="24"/>
          <w:szCs w:val="24"/>
        </w:rPr>
      </w:pPr>
      <w:commentRangeStart w:id="27"/>
      <w:del w:id="337" w:author="Codex" w:date="2026-10-20T13:30:13Z">
        <w:r>
          <w:rPr>
            <w:rFonts w:cs="Times New Roman"/>
            <w:color w:val="auto"/>
            <w:sz w:val="24"/>
            <w:szCs w:val="24"/>
          </w:rPr>
          <w:delText>Fifth</w:delText>
        </w:r>
      </w:del>
      <w:ins w:id="338" w:author="Codex" w:date="2026-10-20T13:30:13Z">
        <w:r>
          <w:rPr>
            <w:rFonts w:cs="Times New Roman"/>
            <w:color w:val="auto"/>
            <w:sz w:val="24"/>
            <w:szCs w:val="24"/>
          </w:rPr>
          <w:t>Fourth</w:t>
        </w:r>
      </w:ins>
      <w:r>
        <w:rPr>
          <w:rFonts w:cs="Times New Roman"/>
          <w:color w:val="auto"/>
          <w:sz w:val="24"/>
          <w:szCs w:val="24"/>
        </w:rPr>
        <w:t>, the rating instrument and the theoretical framework are not perfectly aligned. As discussed in Section 7.4, the operational dimensions administered here were informed by the GMSM but do not uniformly capture its current, revised definitions — facial emotional expressiveness versus emotional salience fit being the clearest example. This gap should be closed through refined, explicitly validated operationalizations before model–human correspondence on these items is treated as correspondence on the underlying theoretical constructs.</w:t>
      </w:r>
      <w:commentRangeEnd w:id="27"/>
      <w:r>
        <w:commentReference w:id="27"/>
      </w:r>
      <w:r>
        <w:rPr>
          <w:rFonts w:cs="Times New Roman"/>
          <w:color w:val="auto"/>
          <w:sz w:val="24"/>
          <w:szCs w:val="24"/>
        </w:rPr>
      </w:r>
    </w:p>
    <w:p>
      <w:pPr>
        <w:pStyle w:val="BodyText"/>
        <w:spacing w:lineRule="auto" w:line="360"/>
        <w:ind w:firstLine="720"/>
        <w:jc w:val="both"/>
        <w:rPr>
          <w:rFonts w:cs="Times New Roman"/>
          <w:color w:val="auto"/>
          <w:sz w:val="24"/>
          <w:szCs w:val="24"/>
        </w:rPr>
      </w:pPr>
      <w:r>
        <w:rPr>
          <w:rFonts w:cs="Times New Roman"/>
          <w:color w:val="auto"/>
          <w:sz w:val="24"/>
          <w:szCs w:val="24"/>
        </w:rPr>
        <w:t>Finally, two broader interpretive limits apply throughout. This study evaluates description, not prediction: nothing here demonstrates that any GMSM dimension, however well or poorly a model estimates it, actually predicts vocabulary retention, which remains a separate empirical question requiring a learning experiment rather than a rating-agreement benchmark. Furthermore, all model-to-model and configuration-level comparisons reported here—cost, error, and correlation alike—are descriptive rather than inferential, as no formal significance tests were conducted for differences between configurations, nor was repeatability across repeated inferences assessed; comparative descriptions should therefore be understood as characterizing the observed benchmark rather than statistically confirmed or reproducible performance differences.</w:t>
      </w:r>
    </w:p>
    <w:p>
      <w:pPr>
        <w:pStyle w:val="Heading2"/>
        <w:keepNext w:val="true"/>
        <w:spacing w:lineRule="auto" w:line="360"/>
        <w:jc w:val="both"/>
        <w:rPr>
          <w:rFonts w:ascii="Times New Roman" w:hAnsi="Times New Roman" w:cs="Times New Roman"/>
          <w:color w:val="auto"/>
        </w:rPr>
      </w:pPr>
      <w:bookmarkStart w:id="15" w:name="future-directions"/>
      <w:bookmarkEnd w:id="14"/>
      <w:r>
        <w:rPr>
          <w:rFonts w:cs="Times New Roman" w:ascii="Times New Roman" w:hAnsi="Times New Roman"/>
          <w:color w:val="auto"/>
        </w:rPr>
        <w:t>7.7 Future directions</w:t>
      </w:r>
    </w:p>
    <w:p>
      <w:pPr>
        <w:pStyle w:val="FirstParagraph"/>
        <w:spacing w:lineRule="auto" w:line="360"/>
        <w:ind w:firstLine="720"/>
        <w:jc w:val="both"/>
        <w:rPr>
          <w:rFonts w:ascii="Times New Roman" w:hAnsi="Times New Roman" w:cs="Times New Roman"/>
        </w:rPr>
      </w:pPr>
      <w:commentRangeStart w:id="28"/>
      <w:r>
        <w:rPr>
          <w:rFonts w:cs="Times New Roman" w:ascii="Times New Roman" w:hAnsi="Times New Roman"/>
        </w:rPr>
        <w:t>Several extensions follow directly from the limitations above</w:t>
      </w:r>
      <w:del w:id="339" w:author="Codex" w:date="2026-10-20T13:30:13Z">
        <w:r>
          <w:rPr>
            <w:rFonts w:cs="Times New Roman" w:ascii="Times New Roman" w:hAnsi="Times New Roman"/>
          </w:rPr>
          <w:delText>. A reliability study, repeating inference on the same items across multiple runs, prompt paraphrases, and, where available, temperature or sampling settings, would establish whether VLM ratings are stable enough to trust a single pass, which the present design cannot determine</w:delText>
        </w:r>
      </w:del>
      <w:r>
        <w:rPr>
          <w:rFonts w:cs="Times New Roman" w:ascii="Times New Roman" w:hAnsi="Times New Roman"/>
        </w:rPr>
        <w:t>. A direct zero-shot-versus-fine-tuned comparison, using the same stimulus set and evaluation pipeline reported here, would establish whether domain-specific adaptation improves alignment. Because cultural familiarity and several other dimensions proved population-dependent even in the human data, a deliberately cross-cultural validation design—sampling comparable numbers of raters and, ideally, comparable model prompts across language and cultural cohorts—would help separate genuine model limitations from reference-target instability. Expanding the present control design to more clips and a wider range of mismatched labels would help establish how broadly its findings generalize. Most importantly, connecting GMSM dimension scores, whether human- or model-generated, to actual vocabulary-learning outcomes in a controlled instructional study is the necessary next step before any claim about the predictive or practical value of automated gesture annotation can be made. Finally, expanding the stimulus set, refining the operational definitions to more closely track the current GMSM, and retaining explicit control-item mappings in the shared data would together allow tighter confidence intervals around the dimension-specific correlations reported here and let future benchmarks track improvement in specific, currently weak dimensions such as cultural familiarity and facial-expression salience.</w:t>
      </w:r>
      <w:commentRangeEnd w:id="28"/>
      <w:r>
        <w:commentReference w:id="28"/>
      </w:r>
      <w:r>
        <w:rPr>
          <w:rFonts w:cs="Times New Roman" w:ascii="Times New Roman" w:hAnsi="Times New Roman"/>
        </w:rPr>
      </w:r>
    </w:p>
    <w:p>
      <w:pPr>
        <w:pStyle w:val="Heading1"/>
        <w:keepNext w:val="true"/>
        <w:spacing w:lineRule="auto" w:line="360"/>
        <w:jc w:val="both"/>
        <w:rPr>
          <w:rFonts w:ascii="Times New Roman" w:hAnsi="Times New Roman" w:cs="Times New Roman"/>
          <w:color w:val="auto"/>
        </w:rPr>
      </w:pPr>
      <w:bookmarkEnd w:id="15"/>
      <w:r>
        <w:rPr>
          <w:rFonts w:cs="Times New Roman" w:ascii="Times New Roman" w:hAnsi="Times New Roman"/>
          <w:color w:val="auto"/>
        </w:rPr>
        <w:t>8. Conclusion</w:t>
      </w:r>
    </w:p>
    <w:p>
      <w:pPr>
        <w:pStyle w:val="FirstParagraph"/>
        <w:spacing w:lineRule="auto" w:line="360"/>
        <w:ind w:firstLine="720"/>
        <w:jc w:val="both"/>
        <w:rPr>
          <w:rFonts w:ascii="Times New Roman" w:hAnsi="Times New Roman" w:cs="Times New Roman"/>
        </w:rPr>
      </w:pPr>
      <w:r>
        <w:rPr>
          <w:rFonts w:cs="Times New Roman" w:ascii="Times New Roman" w:hAnsi="Times New Roman"/>
        </w:rPr>
        <w:t>The methodological bottleneck motivating this study—namely, that characterizing gesture from video is slow, costly, and difficult to scale—remains a major barrier in educational and psycholinguistic research. Video-language models offer a promising but partial solution. Across seven GMSM-aligned dimensions, model-generated ratings demonstrated genuine yet uneven correspondence with human judgment: they proved consistently informative for visually transparent dimensions such as iconicity and sensorimotor imagery, yet unreliable for population-dependent dimensions such as cultural familiarity and facial-expression salience, where errors approached or exceeded a full scale point and the human reference itself exhibited substantial cross-cohort variation. Absolute error, systematic bias, and within-dimension ranking provided complementary rather than redundant insights, failing to favor any single configuration universally. This underscores that our benchmark establishes descriptive correspondence with human judgment rather than predictive validity for learning outcomes. Consequently, automated gesture annotation should not be evaluated as a binary dichotomy of whether VLMs “work” or “fail.” Rather, VLMs should be deployed selectively and dimension-specifically, retaining systematic human oversight for ambiguous and culturally contingent items. When applied within these deliberate methodological boundaries, VLMs may help scale instructional gesture norming while leaving their ultimate predictive efficacy for vocabulary learning to rigorous empirical testing.</w:t>
      </w:r>
    </w:p>
    <w:p>
      <w:pPr>
        <w:pStyle w:val="Normal"/>
        <w:keepNext w:val="true"/>
        <w:spacing w:lineRule="auto" w:line="360"/>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Data and materials availability</w:t>
      </w:r>
    </w:p>
    <w:p>
      <w:pPr>
        <w:pStyle w:val="Normal"/>
        <w:spacing w:lineRule="auto" w:line="360"/>
        <w:ind w:firstLine="720"/>
        <w:jc w:val="both"/>
        <w:rPr>
          <w:rFonts w:eastAsia="Times New Roman" w:cs="Times New Roman"/>
          <w:bCs/>
          <w:color w:val="auto"/>
          <w:sz w:val="24"/>
          <w:szCs w:val="24"/>
          <w:lang w:val="en-GB" w:eastAsia="es-ES"/>
        </w:rPr>
      </w:pPr>
      <w:commentRangeStart w:id="29"/>
      <w:commentRangeStart w:id="30"/>
      <w:r>
        <w:rPr>
          <w:rFonts w:eastAsia="Times New Roman" w:cs="Times New Roman"/>
          <w:rFonts w:eastAsia="Times New Roman" w:cs="Times New Roman"/>
          <w:color w:val="auto"/>
          <w:color w:val="auto"/>
          <w:sz w:val="24"/>
          <w:sz w:val="24"/>
          <w:szCs w:val="24"/>
          <w:lang w:val="en-GB" w:eastAsia="es-ES"/>
          <w:lang w:val="en-GB" w:eastAsia="es-ES"/>
          <w:rPrChange w:id="0" w:author="Codex" w:date="2026-10-20T13:30:13Z">
            <w:rPr>
              <w:szCs w:val="24"/>
              <w:bCs/>
            </w:rPr>
          </w:rPrChange>
        </w:rPr>
        <w:t>The aggregate human ratings, model scores, stimulus mapping, instructions in all four survey languages, model prompt, analysis code, and figure files are publicly available at https://github.com/WordsGPT/GestureCheck/tree/paper-materials-20261019/paper_materials. Source information and reuse terms for the video collections are documented there. Participant-level records are not included in this aggregate release.</w:t>
      </w:r>
      <w:ins w:id="341" w:author="Codex" w:date="2026-10-20T13:30:13Z">
        <w:r>
          <w:rPr>
            <w:rFonts w:eastAsia="Times New Roman" w:cs="Times New Roman"/>
            <w:color w:val="auto"/>
            <w:sz w:val="24"/>
            <w:szCs w:val="24"/>
            <w:lang w:val="en-GB" w:eastAsia="es-ES"/>
          </w:rPr>
          <w:t xml:space="preserve"> The linked release predates the additional Holm correction and response-distribution diagnostics reported here. Those results are included in Table 3 and Appendix A of this manuscript. The controlled participant workbook is not redistributed. Any future trial-level release requires confirmation that consent and de-identification permit it; no public trial-level archive or archival DOI is claimed.</w:t>
        </w:r>
      </w:ins>
      <w:r>
        <w:rPr>
          <w:rFonts w:eastAsia="Times New Roman" w:cs="Times New Roman"/>
          <w:color w:val="auto"/>
          <w:sz w:val="24"/>
          <w:szCs w:val="24"/>
          <w:lang w:val="en-GB" w:eastAsia="es-ES"/>
        </w:rPr>
      </w:r>
      <w:commentRangeEnd w:id="30"/>
      <w:r>
        <w:commentReference w:id="30"/>
      </w:r>
      <w:commentRangeEnd w:id="29"/>
      <w:r>
        <w:commentReference w:id="29"/>
      </w:r>
      <w:r>
        <w:rPr>
          <w:rFonts w:eastAsia="Times New Roman" w:cs="Times New Roman"/>
          <w:color w:val="auto"/>
          <w:sz w:val="24"/>
          <w:szCs w:val="24"/>
          <w:lang w:val="en-GB" w:eastAsia="es-ES"/>
        </w:rPr>
      </w:r>
    </w:p>
    <w:p>
      <w:pPr>
        <w:pStyle w:val="Normal"/>
        <w:rPr>
          <w:rFonts w:cs="Times New Roman"/>
          <w:color w:val="auto"/>
          <w:sz w:val="24"/>
          <w:szCs w:val="24"/>
        </w:rPr>
      </w:pPr>
      <w:r>
        <w:rPr>
          <w:rFonts w:cs="Times New Roman"/>
          <w:color w:val="auto"/>
          <w:sz w:val="24"/>
          <w:szCs w:val="24"/>
        </w:rPr>
      </w:r>
    </w:p>
    <w:p>
      <w:pPr>
        <w:pStyle w:val="Heading1"/>
        <w:keepNext w:val="true"/>
        <w:rPr>
          <w:rFonts w:ascii="Times New Roman" w:hAnsi="Times New Roman" w:cs="Times New Roman"/>
          <w:color w:val="auto"/>
        </w:rPr>
      </w:pPr>
      <w:r>
        <w:rPr>
          <w:rFonts w:cs="Times New Roman" w:ascii="Times New Roman" w:hAnsi="Times New Roman"/>
          <w:color w:val="auto"/>
        </w:rPr>
        <w:t>References</w:t>
      </w:r>
    </w:p>
    <w:p>
      <w:pPr>
        <w:pStyle w:val="Normal"/>
        <w:widowControl w:val="false"/>
        <w:spacing w:lineRule="auto" w:line="240"/>
        <w:ind w:hanging="480" w:start="480"/>
        <w:rPr>
          <w:rFonts w:cs="Times New Roman"/>
        </w:rPr>
      </w:pPr>
      <w:r>
        <w:fldChar w:fldCharType="begin"/>
      </w:r>
      <w:r>
        <w:rPr/>
        <w:instrText xml:space="preserve">ADDIN Mendeley Bibliography CSL_BIBLIOGRAPHY</w:instrText>
      </w:r>
      <w:r>
        <w:rPr/>
      </w:r>
      <w:r>
        <w:rPr/>
        <w:fldChar w:fldCharType="separate"/>
      </w:r>
      <w:r>
        <w:rPr/>
      </w:r>
      <w:r>
        <w:rPr>
          <w:rFonts w:cs="Times New Roman"/>
        </w:rPr>
        <w:t xml:space="preserve">Bäckman, L., &amp; Nilsson, L.-G. (1985). Prerequisites for lack of age differences in memory performance. </w:t>
      </w:r>
      <w:r>
        <w:rPr>
          <w:rFonts w:cs="Times New Roman"/>
          <w:i/>
          <w:iCs/>
        </w:rPr>
        <w:t>Experimental Aging Research</w:t>
      </w:r>
      <w:r>
        <w:rPr>
          <w:rFonts w:cs="Times New Roman"/>
        </w:rPr>
        <w:t xml:space="preserve">, </w:t>
      </w:r>
      <w:r>
        <w:rPr>
          <w:rFonts w:cs="Times New Roman"/>
          <w:i/>
          <w:iCs/>
        </w:rPr>
        <w:t>11</w:t>
      </w:r>
      <w:r>
        <w:rPr>
          <w:rFonts w:cs="Times New Roman"/>
        </w:rPr>
        <w:t>(2), 67–73. https://doi.org/10.1080/03610738508259282</w:t>
      </w:r>
    </w:p>
    <w:p>
      <w:pPr>
        <w:pStyle w:val="Normal"/>
        <w:widowControl w:val="false"/>
        <w:spacing w:lineRule="auto" w:line="240"/>
        <w:ind w:hanging="480" w:start="480"/>
        <w:rPr>
          <w:rFonts w:cs="Times New Roman"/>
        </w:rPr>
      </w:pPr>
      <w:r>
        <w:rPr>
          <w:rFonts w:cs="Times New Roman"/>
        </w:rPr>
        <w:t xml:space="preserve">Balconi, M., Fronda, G., &amp; Bartolo, A. (2021). Affective, Social, and Informative Gestures Reproduction in Human Interaction:  Hyperscanning and Brain Connectivity. </w:t>
      </w:r>
      <w:r>
        <w:rPr>
          <w:rFonts w:cs="Times New Roman"/>
          <w:i/>
          <w:iCs/>
        </w:rPr>
        <w:t>Journal of Motor Behavior</w:t>
      </w:r>
      <w:r>
        <w:rPr>
          <w:rFonts w:cs="Times New Roman"/>
        </w:rPr>
        <w:t xml:space="preserve">, </w:t>
      </w:r>
      <w:r>
        <w:rPr>
          <w:rFonts w:cs="Times New Roman"/>
          <w:i/>
          <w:iCs/>
        </w:rPr>
        <w:t>53</w:t>
      </w:r>
      <w:r>
        <w:rPr>
          <w:rFonts w:cs="Times New Roman"/>
        </w:rPr>
        <w:t>(3), 296–315. https://doi.org/10.1080/00222895.2020.1774490</w:t>
      </w:r>
    </w:p>
    <w:p>
      <w:pPr>
        <w:pStyle w:val="Normal"/>
        <w:widowControl w:val="false"/>
        <w:spacing w:lineRule="auto" w:line="240"/>
        <w:ind w:hanging="480" w:start="480"/>
        <w:rPr>
          <w:rFonts w:cs="Times New Roman"/>
        </w:rPr>
      </w:pPr>
      <w:r>
        <w:rPr>
          <w:rFonts w:cs="Times New Roman"/>
        </w:rPr>
        <w:t xml:space="preserve">Barsalou, L. W. (2008). Grounded Cognition. </w:t>
      </w:r>
      <w:r>
        <w:rPr>
          <w:rFonts w:cs="Times New Roman"/>
          <w:i/>
          <w:iCs/>
        </w:rPr>
        <w:t>Annual Review of Psychology</w:t>
      </w:r>
      <w:r>
        <w:rPr>
          <w:rFonts w:cs="Times New Roman"/>
        </w:rPr>
        <w:t xml:space="preserve">, </w:t>
      </w:r>
      <w:r>
        <w:rPr>
          <w:rFonts w:cs="Times New Roman"/>
          <w:i/>
          <w:iCs/>
        </w:rPr>
        <w:t>59</w:t>
      </w:r>
      <w:r>
        <w:rPr>
          <w:rFonts w:cs="Times New Roman"/>
        </w:rPr>
        <w:t>(1), 617–645. https://doi.org/10.1146/annurev.psych.59.103006.093639</w:t>
      </w:r>
    </w:p>
    <w:p>
      <w:pPr>
        <w:pStyle w:val="Normal"/>
        <w:widowControl w:val="false"/>
        <w:spacing w:lineRule="auto" w:line="240"/>
        <w:ind w:hanging="480" w:start="480"/>
        <w:rPr>
          <w:rFonts w:cs="Times New Roman"/>
        </w:rPr>
      </w:pPr>
      <w:r>
        <w:rPr>
          <w:rFonts w:cs="Times New Roman"/>
        </w:rPr>
        <w:t>Bavaresco, A., Bernardi, R., Bertolazzi, L., Elliott, D., Fernández, R., Gatt, A., Ghaleb, E., Giulianelli, M., Hanna, M., Koller, A., Martins, A., Mondorf, P., Neplenbroek, V., Pezzelle, S., Plank, B., Schlangen, D., Suglia, A., Surikuchi, A. K., Takmaz, E., &amp; Testoni, A. (2025). LLMs instead of Human Judges? A Large Scale Empirical Study across 20 NLP Evaluation Tasks. Proceedings of the 63rd Annual Meeting of the Association for Computational Linguistics (Volume 2: Short Papers), 238–255. https://doi.org/10.18653/v1/2025.acl-short.20</w:t>
      </w:r>
    </w:p>
    <w:p>
      <w:pPr>
        <w:pStyle w:val="Normal"/>
        <w:widowControl w:val="false"/>
        <w:spacing w:lineRule="auto" w:line="240"/>
        <w:ind w:hanging="480" w:start="480"/>
        <w:rPr>
          <w:rFonts w:cs="Times New Roman"/>
        </w:rPr>
      </w:pPr>
      <w:r>
        <w:rPr>
          <w:rFonts w:cs="Times New Roman"/>
        </w:rPr>
        <w:t xml:space="preserve">Bavaresco, A., de Heer Kloots, M., Pezzelle, S., &amp; Fernández, R. (2026). </w:t>
      </w:r>
      <w:r>
        <w:rPr>
          <w:rFonts w:cs="Times New Roman"/>
          <w:i/>
          <w:iCs/>
        </w:rPr>
        <w:t>Vision-Language Models Align with Human Neural Representations in Concept Processing</w:t>
      </w:r>
      <w:r>
        <w:rPr>
          <w:rFonts w:cs="Times New Roman"/>
        </w:rPr>
        <w:t>. Proceedings of the 19th Conference of the European Chapter of the Association for Computational Linguistics (Volume 1: Long Papers), 3255–3274. https://doi.org/10.18653/v1/2026.eacl-long.150</w:t>
      </w:r>
    </w:p>
    <w:p>
      <w:pPr>
        <w:pStyle w:val="Normal"/>
        <w:widowControl w:val="false"/>
        <w:spacing w:lineRule="auto" w:line="240"/>
        <w:ind w:hanging="480" w:start="480"/>
        <w:rPr>
          <w:rFonts w:cs="Times New Roman"/>
        </w:rPr>
      </w:pPr>
      <w:r>
        <w:rPr>
          <w:rFonts w:cs="Times New Roman"/>
        </w:rPr>
        <w:t>Bertasius, G., Wang, H., &amp; Torresani, L. (2021). Is Space-Time Attention All You Need for Video Understanding? Proceedings of the 38th International Conference on Machine Learning, 139, 813–824. https://proceedings.mlr.press/v139/bertasius21a.html</w:t>
      </w:r>
    </w:p>
    <w:p>
      <w:pPr>
        <w:pStyle w:val="Normal"/>
        <w:widowControl w:val="false"/>
        <w:spacing w:lineRule="auto" w:line="240"/>
        <w:ind w:hanging="480" w:start="480"/>
        <w:rPr>
          <w:rFonts w:cs="Times New Roman"/>
        </w:rPr>
      </w:pPr>
      <w:r>
        <w:rPr>
          <w:rFonts w:cs="Times New Roman"/>
        </w:rPr>
        <w:t xml:space="preserve">Billot-Vasquez, K., Lian, Z., Hirata, Y., &amp; Kelly, S. D. (2020). Emblem Gestures Improve Perception and Evaluation of Non-native Speech. </w:t>
      </w:r>
      <w:r>
        <w:rPr>
          <w:rFonts w:cs="Times New Roman"/>
          <w:i/>
          <w:iCs/>
        </w:rPr>
        <w:t>Frontiers in Psychology</w:t>
      </w:r>
      <w:r>
        <w:rPr>
          <w:rFonts w:cs="Times New Roman"/>
        </w:rPr>
        <w:t xml:space="preserve">, </w:t>
      </w:r>
      <w:r>
        <w:rPr>
          <w:rFonts w:cs="Times New Roman"/>
          <w:i/>
          <w:iCs/>
        </w:rPr>
        <w:t>Volume 11</w:t>
      </w:r>
      <w:r>
        <w:rPr>
          <w:rFonts w:cs="Times New Roman"/>
        </w:rPr>
        <w:t>-</w:t>
      </w:r>
      <w:r>
        <w:rPr>
          <w:rFonts w:cs="Times New Roman"/>
          <w:i/>
          <w:iCs/>
        </w:rPr>
        <w:t>2020</w:t>
      </w:r>
      <w:r>
        <w:rPr>
          <w:rFonts w:cs="Times New Roman"/>
        </w:rPr>
        <w:t>.</w:t>
      </w:r>
    </w:p>
    <w:p>
      <w:pPr>
        <w:pStyle w:val="Normal"/>
        <w:widowControl w:val="false"/>
        <w:spacing w:lineRule="auto" w:line="240"/>
        <w:ind w:hanging="480" w:start="480"/>
        <w:rPr>
          <w:rFonts w:cs="Times New Roman"/>
        </w:rPr>
      </w:pPr>
      <w:r>
        <w:rPr>
          <w:rFonts w:cs="Times New Roman"/>
        </w:rPr>
        <w:t>Cao, Z., Simon, T., Wei, S.-E., &amp; Sheikh, Y. (2017). Realtime Multi-Person 2D Pose Estimation using Part Affinity Fields. Proceedings of the IEEE Conference on Computer Vision and Pattern Recognition, 7291–7299. https://arxiv.org/abs/1611.08050</w:t>
      </w:r>
    </w:p>
    <w:p>
      <w:pPr>
        <w:pStyle w:val="Normal"/>
        <w:widowControl w:val="false"/>
        <w:spacing w:lineRule="auto" w:line="240"/>
        <w:ind w:hanging="480" w:start="480"/>
        <w:rPr>
          <w:rFonts w:cs="Times New Roman"/>
        </w:rPr>
      </w:pPr>
      <w:r>
        <w:rPr>
          <w:rFonts w:cs="Times New Roman"/>
        </w:rPr>
        <w:t xml:space="preserve">Chen, O., Paas, F., &amp; Sweller, J. (2023). A cognitive load theory approach to defining and measuring task complexity through element interactivity. In </w:t>
      </w:r>
      <w:r>
        <w:rPr>
          <w:rFonts w:cs="Times New Roman"/>
          <w:i/>
          <w:iCs/>
        </w:rPr>
        <w:t>Educational Psychology Review</w:t>
      </w:r>
      <w:r>
        <w:rPr>
          <w:rFonts w:cs="Times New Roman"/>
        </w:rPr>
        <w:t xml:space="preserve"> (Vol. 35, Issue 2). Springer. https://doi.org/10.1007/s10648-023-09782-w</w:t>
      </w:r>
    </w:p>
    <w:p>
      <w:pPr>
        <w:pStyle w:val="Normal"/>
        <w:widowControl w:val="false"/>
        <w:spacing w:lineRule="auto" w:line="240"/>
        <w:ind w:hanging="480" w:start="480"/>
        <w:rPr>
          <w:rFonts w:cs="Times New Roman"/>
        </w:rPr>
      </w:pPr>
      <w:r>
        <w:rPr>
          <w:rFonts w:cs="Times New Roman"/>
        </w:rPr>
        <w:t xml:space="preserve">Cohen, R. L. (1981). On the generality of some memory laws. </w:t>
      </w:r>
      <w:r>
        <w:rPr>
          <w:rFonts w:cs="Times New Roman"/>
          <w:i/>
          <w:iCs/>
        </w:rPr>
        <w:t>Scandinavian Journal of Psychology</w:t>
      </w:r>
      <w:r>
        <w:rPr>
          <w:rFonts w:cs="Times New Roman"/>
        </w:rPr>
        <w:t xml:space="preserve">, </w:t>
      </w:r>
      <w:r>
        <w:rPr>
          <w:rFonts w:cs="Times New Roman"/>
          <w:i/>
          <w:iCs/>
        </w:rPr>
        <w:t>22</w:t>
      </w:r>
      <w:r>
        <w:rPr>
          <w:rFonts w:cs="Times New Roman"/>
        </w:rPr>
        <w:t>(1), 267–281. https://doi.org/10.1111/j.1467-9450.1981.tb00402.x</w:t>
      </w:r>
    </w:p>
    <w:p>
      <w:pPr>
        <w:pStyle w:val="Normal"/>
        <w:widowControl w:val="false"/>
        <w:spacing w:lineRule="auto" w:line="240"/>
        <w:ind w:hanging="480" w:start="480"/>
        <w:rPr>
          <w:rFonts w:cs="Times New Roman"/>
        </w:rPr>
      </w:pPr>
      <w:r>
        <w:rPr>
          <w:rFonts w:cs="Times New Roman"/>
        </w:rPr>
        <w:t xml:space="preserve">Conde, J., Martínez, G., Grandury, M., Arriaga, C., Haro, J., Schroeder, S., Hintz, F., Reviriego, P., &amp; Brysbaert, M. (2026). Updating the German Psycholinguistic Word Toolbox with AI-Generated Estimates of Concreteness, Valence, Arousal, Age of Acquisition, and Familiarity. </w:t>
      </w:r>
      <w:r>
        <w:rPr>
          <w:rFonts w:cs="Times New Roman"/>
          <w:i/>
          <w:iCs/>
        </w:rPr>
        <w:t>Journal of Cognition</w:t>
      </w:r>
      <w:r>
        <w:rPr>
          <w:rFonts w:cs="Times New Roman"/>
        </w:rPr>
        <w:t>. https://doi.org/10.5334/joc.482</w:t>
      </w:r>
    </w:p>
    <w:p>
      <w:pPr>
        <w:pStyle w:val="Normal"/>
        <w:widowControl w:val="false"/>
        <w:spacing w:lineRule="auto" w:line="240"/>
        <w:ind w:hanging="480" w:start="480"/>
        <w:rPr>
          <w:rFonts w:cs="Times New Roman"/>
        </w:rPr>
      </w:pPr>
      <w:r>
        <w:rPr>
          <w:rFonts w:cs="Times New Roman"/>
        </w:rPr>
        <w:t xml:space="preserve">Cook, S. W., Yip, T. K. Y., &amp; Goldin-Meadow, S. (2012). Gestures, but not meaningless movements, lighten working memory load when explaining math. </w:t>
      </w:r>
      <w:r>
        <w:rPr>
          <w:rFonts w:cs="Times New Roman"/>
          <w:i/>
          <w:iCs/>
        </w:rPr>
        <w:t>Language and Cognitive Processes</w:t>
      </w:r>
      <w:r>
        <w:rPr>
          <w:rFonts w:cs="Times New Roman"/>
        </w:rPr>
        <w:t xml:space="preserve">, </w:t>
      </w:r>
      <w:r>
        <w:rPr>
          <w:rFonts w:cs="Times New Roman"/>
          <w:i/>
          <w:iCs/>
        </w:rPr>
        <w:t>27</w:t>
      </w:r>
      <w:r>
        <w:rPr>
          <w:rFonts w:cs="Times New Roman"/>
        </w:rPr>
        <w:t>(4), 594–610. https://doi.org/10.1080/01690965.2011.567074</w:t>
      </w:r>
    </w:p>
    <w:p>
      <w:pPr>
        <w:pStyle w:val="Normal"/>
        <w:widowControl w:val="false"/>
        <w:spacing w:lineRule="auto" w:line="240"/>
        <w:ind w:hanging="480" w:start="480"/>
        <w:rPr>
          <w:rFonts w:cs="Times New Roman"/>
        </w:rPr>
      </w:pPr>
      <w:r>
        <w:rPr>
          <w:rFonts w:cs="Times New Roman"/>
        </w:rPr>
        <w:t xml:space="preserve">Dingemanse, M., Perlman, M., &amp; Perniss, P. (2020). Construals of iconicity: experimental approaches to form–meaning resemblances in language. </w:t>
      </w:r>
      <w:r>
        <w:rPr>
          <w:rFonts w:cs="Times New Roman"/>
          <w:i/>
          <w:iCs/>
        </w:rPr>
        <w:t>Language and Cognition</w:t>
      </w:r>
      <w:r>
        <w:rPr>
          <w:rFonts w:cs="Times New Roman"/>
        </w:rPr>
        <w:t xml:space="preserve">, </w:t>
      </w:r>
      <w:r>
        <w:rPr>
          <w:rFonts w:cs="Times New Roman"/>
          <w:i/>
          <w:iCs/>
        </w:rPr>
        <w:t>12</w:t>
      </w:r>
      <w:r>
        <w:rPr>
          <w:rFonts w:cs="Times New Roman"/>
        </w:rPr>
        <w:t>(1), 1–14. https://doi.org/10.1017/langcog.2019.48</w:t>
      </w:r>
    </w:p>
    <w:p>
      <w:pPr>
        <w:pStyle w:val="Normal"/>
        <w:widowControl w:val="false"/>
        <w:spacing w:lineRule="auto" w:line="240"/>
        <w:ind w:hanging="480" w:start="480"/>
        <w:rPr>
          <w:rFonts w:cs="Times New Roman"/>
        </w:rPr>
      </w:pPr>
      <w:r>
        <w:rPr>
          <w:rFonts w:cs="Times New Roman"/>
        </w:rPr>
        <w:t>Donahue, J., Hendricks, L. A., Guadarrama, S., Rohrbach, M., Venugopalan, S., Saenko, K., &amp; Darrell, T. (2015). Long-Term Recurrent Convolutional Networks for Visual Recognition and Description. Proceedings of the IEEE Conference on Computer Vision and Pattern Recognition, 2625–2634. https://openaccess.thecvf.com/content_cvpr_2015/html/Donahue_Long-Term_Recurrent_Convolutional_2015_CVPR_paper.html</w:t>
      </w:r>
    </w:p>
    <w:p>
      <w:pPr>
        <w:pStyle w:val="Normal"/>
        <w:widowControl w:val="false"/>
        <w:spacing w:lineRule="auto" w:line="240"/>
        <w:ind w:hanging="480" w:start="480"/>
        <w:rPr>
          <w:rFonts w:cs="Times New Roman"/>
        </w:rPr>
      </w:pPr>
      <w:r>
        <w:rPr>
          <w:rFonts w:cs="Times New Roman"/>
        </w:rPr>
        <w:t xml:space="preserve">Engelkamp, J., &amp; Zimmer, H. D. (1989). Memory for action events: A new field of research. </w:t>
      </w:r>
      <w:r>
        <w:rPr>
          <w:rFonts w:cs="Times New Roman"/>
          <w:i/>
          <w:iCs/>
        </w:rPr>
        <w:t>Psychological Research</w:t>
      </w:r>
      <w:r>
        <w:rPr>
          <w:rFonts w:cs="Times New Roman"/>
        </w:rPr>
        <w:t xml:space="preserve">, </w:t>
      </w:r>
      <w:r>
        <w:rPr>
          <w:rFonts w:cs="Times New Roman"/>
          <w:i/>
          <w:iCs/>
        </w:rPr>
        <w:t>51</w:t>
      </w:r>
      <w:r>
        <w:rPr>
          <w:rFonts w:cs="Times New Roman"/>
        </w:rPr>
        <w:t>(4), 153–157. https://doi.org/10.1007/BF00309142</w:t>
      </w:r>
    </w:p>
    <w:p>
      <w:pPr>
        <w:pStyle w:val="Normal"/>
        <w:widowControl w:val="false"/>
        <w:spacing w:lineRule="auto" w:line="240"/>
        <w:ind w:hanging="480" w:start="480"/>
        <w:rPr>
          <w:rFonts w:cs="Times New Roman"/>
        </w:rPr>
      </w:pPr>
      <w:r>
        <w:rPr>
          <w:rFonts w:cs="Times New Roman"/>
        </w:rPr>
        <w:t xml:space="preserve">Flaisch, T., Häcker, F., Renner, B., &amp; Schupp, H. T. (2011). Emotion and the processing of symbolic gestures: an event-related brain potential  study. </w:t>
      </w:r>
      <w:r>
        <w:rPr>
          <w:rFonts w:cs="Times New Roman"/>
          <w:i/>
          <w:iCs/>
        </w:rPr>
        <w:t>Social Cognitive and Affective Neuroscience</w:t>
      </w:r>
      <w:r>
        <w:rPr>
          <w:rFonts w:cs="Times New Roman"/>
        </w:rPr>
        <w:t xml:space="preserve">, </w:t>
      </w:r>
      <w:r>
        <w:rPr>
          <w:rFonts w:cs="Times New Roman"/>
          <w:i/>
          <w:iCs/>
        </w:rPr>
        <w:t>6</w:t>
      </w:r>
      <w:r>
        <w:rPr>
          <w:rFonts w:cs="Times New Roman"/>
        </w:rPr>
        <w:t>(1), 109–118. https://doi.org/10.1093/scan/nsq022</w:t>
      </w:r>
    </w:p>
    <w:p>
      <w:pPr>
        <w:pStyle w:val="Normal"/>
        <w:widowControl w:val="false"/>
        <w:spacing w:lineRule="auto" w:line="240"/>
        <w:ind w:hanging="480" w:start="480"/>
        <w:rPr>
          <w:rFonts w:cs="Times New Roman"/>
        </w:rPr>
      </w:pPr>
      <w:r>
        <w:rPr>
          <w:rFonts w:cs="Times New Roman"/>
        </w:rPr>
        <w:t>Fu, C., Dai, Y., Luo, Y., Li, L., Ren, S., Zhang, R., Wang, Z., Zhou, C., Shen, Y., Zhang, M., Chen, P., Li, Y., Lin, S., Zhao, S., Li, K., Xu, T., Zheng, X., Chen, E., Shan, C., … Sun, X. (2025). Video-MME: The first-ever comprehensive evaluation benchmark of multi-modal LLMs in video analysis. Proceedings of the IEEE/CVF Conference on Computer Vision and Pattern Recognition, 24108–24118. https://openaccess.thecvf.com/content/CVPR2025/html/Fu_Video-MME_The_First-Ever_Comprehensive_Evaluation_Benchmark_of_Multi-modal_LLMs_in_CVPR_2025_paper.html</w:t>
      </w:r>
    </w:p>
    <w:p>
      <w:pPr>
        <w:pStyle w:val="Normal"/>
        <w:widowControl w:val="false"/>
        <w:spacing w:lineRule="auto" w:line="240"/>
        <w:ind w:hanging="480" w:start="480"/>
        <w:rPr>
          <w:rFonts w:cs="Times New Roman"/>
        </w:rPr>
      </w:pPr>
      <w:r>
        <w:rPr>
          <w:rFonts w:cs="Times New Roman"/>
        </w:rPr>
        <w:t>Glenberg, A. M., &amp; Gallese, V. (2012). Action-based language: A theory of language acquisition, comprehension, and production. Cortex, 48(7), 905–922. https://doi.org/10.1016/j.cortex.2011.04.010</w:t>
      </w:r>
    </w:p>
    <w:p>
      <w:pPr>
        <w:pStyle w:val="Normal"/>
        <w:widowControl w:val="false"/>
        <w:spacing w:lineRule="auto" w:line="240"/>
        <w:ind w:hanging="480" w:start="480"/>
        <w:rPr>
          <w:rFonts w:cs="Times New Roman"/>
        </w:rPr>
      </w:pPr>
      <w:r>
        <w:rPr>
          <w:rFonts w:cs="Times New Roman"/>
        </w:rPr>
        <w:t xml:space="preserve">Goldin-Meadow, S., Nusbaum, H., Kelly, S. D., &amp; Wagner, S. (2001). Explaining Math: Gesturing Lightens the Load. </w:t>
      </w:r>
      <w:r>
        <w:rPr>
          <w:rFonts w:cs="Times New Roman"/>
          <w:i/>
          <w:iCs/>
        </w:rPr>
        <w:t>Psychological Science</w:t>
      </w:r>
      <w:r>
        <w:rPr>
          <w:rFonts w:cs="Times New Roman"/>
        </w:rPr>
        <w:t xml:space="preserve">, </w:t>
      </w:r>
      <w:r>
        <w:rPr>
          <w:rFonts w:cs="Times New Roman"/>
          <w:i/>
          <w:iCs/>
        </w:rPr>
        <w:t>12</w:t>
      </w:r>
      <w:r>
        <w:rPr>
          <w:rFonts w:cs="Times New Roman"/>
        </w:rPr>
        <w:t>(6), 516–522. https://doi.org/10.1111/1467-9280.00395</w:t>
      </w:r>
    </w:p>
    <w:p>
      <w:pPr>
        <w:pStyle w:val="Normal"/>
        <w:widowControl w:val="false"/>
        <w:spacing w:lineRule="auto" w:line="240"/>
        <w:ind w:hanging="480" w:start="480"/>
        <w:rPr>
          <w:rFonts w:cs="Times New Roman"/>
        </w:rPr>
      </w:pPr>
      <w:r>
        <w:rPr>
          <w:rFonts w:cs="Times New Roman"/>
        </w:rPr>
        <w:t xml:space="preserve">Hauk, O., Johnsrude, I., &amp; Pulvermüller, F. (2004). Somatotopic Representation of Action Words in Human Motor and Premotor Cortex. </w:t>
      </w:r>
      <w:r>
        <w:rPr>
          <w:rFonts w:cs="Times New Roman"/>
          <w:i/>
          <w:iCs/>
        </w:rPr>
        <w:t>Neuron</w:t>
      </w:r>
      <w:r>
        <w:rPr>
          <w:rFonts w:cs="Times New Roman"/>
        </w:rPr>
        <w:t xml:space="preserve">, </w:t>
      </w:r>
      <w:r>
        <w:rPr>
          <w:rFonts w:cs="Times New Roman"/>
          <w:i/>
          <w:iCs/>
        </w:rPr>
        <w:t>41</w:t>
      </w:r>
      <w:r>
        <w:rPr>
          <w:rFonts w:cs="Times New Roman"/>
        </w:rPr>
        <w:t>(2), 301–307. https://doi.org/10.1016/S0896-6273(03)00838-9</w:t>
      </w:r>
    </w:p>
    <w:p>
      <w:pPr>
        <w:pStyle w:val="Normal"/>
        <w:widowControl w:val="false"/>
        <w:spacing w:lineRule="auto" w:line="240"/>
        <w:ind w:hanging="480" w:start="480"/>
        <w:rPr>
          <w:rFonts w:cs="Times New Roman"/>
        </w:rPr>
      </w:pPr>
      <w:r>
        <w:rPr>
          <w:rFonts w:cs="Times New Roman"/>
        </w:rPr>
        <w:t xml:space="preserve">Hostetter, A. B., &amp; Alibali, M. W. (2008). Visible embodiment: gestures as simulated action. </w:t>
      </w:r>
      <w:r>
        <w:rPr>
          <w:rFonts w:cs="Times New Roman"/>
          <w:i/>
          <w:iCs/>
        </w:rPr>
        <w:t>Psychonomic Bulletin &amp; Review</w:t>
      </w:r>
      <w:r>
        <w:rPr>
          <w:rFonts w:cs="Times New Roman"/>
        </w:rPr>
        <w:t xml:space="preserve">, </w:t>
      </w:r>
      <w:r>
        <w:rPr>
          <w:rFonts w:cs="Times New Roman"/>
          <w:i/>
          <w:iCs/>
        </w:rPr>
        <w:t>15</w:t>
      </w:r>
      <w:r>
        <w:rPr>
          <w:rFonts w:cs="Times New Roman"/>
        </w:rPr>
        <w:t>(3), 495–514. https://doi.org/10.3758/pbr.15.3.495</w:t>
      </w:r>
    </w:p>
    <w:p>
      <w:pPr>
        <w:pStyle w:val="Normal"/>
        <w:widowControl w:val="false"/>
        <w:spacing w:lineRule="auto" w:line="240"/>
        <w:ind w:hanging="480" w:start="480"/>
        <w:rPr>
          <w:rFonts w:cs="Times New Roman"/>
        </w:rPr>
      </w:pPr>
      <w:r>
        <w:rPr>
          <w:rFonts w:cs="Times New Roman"/>
        </w:rPr>
        <w:t xml:space="preserve">Huang, X., Kim, N., &amp; Christianson, K. (2019). Gesture and Vocabulary Learning in a Second Language. </w:t>
      </w:r>
      <w:r>
        <w:rPr>
          <w:rFonts w:cs="Times New Roman"/>
          <w:i/>
          <w:iCs/>
        </w:rPr>
        <w:t>Language Learning</w:t>
      </w:r>
      <w:r>
        <w:rPr>
          <w:rFonts w:cs="Times New Roman"/>
        </w:rPr>
        <w:t xml:space="preserve">, </w:t>
      </w:r>
      <w:r>
        <w:rPr>
          <w:rFonts w:cs="Times New Roman"/>
          <w:i/>
          <w:iCs/>
        </w:rPr>
        <w:t>69</w:t>
      </w:r>
      <w:r>
        <w:rPr>
          <w:rFonts w:cs="Times New Roman"/>
        </w:rPr>
        <w:t>(1), 177–197. https://doi.org/10.1111/lang.12326</w:t>
      </w:r>
    </w:p>
    <w:p>
      <w:pPr>
        <w:pStyle w:val="Normal"/>
        <w:widowControl w:val="false"/>
        <w:spacing w:lineRule="auto" w:line="240"/>
        <w:ind w:hanging="480" w:start="480"/>
        <w:rPr>
          <w:rFonts w:cs="Times New Roman"/>
        </w:rPr>
      </w:pPr>
      <w:r>
        <w:rPr>
          <w:rFonts w:cs="Times New Roman"/>
        </w:rPr>
        <w:t xml:space="preserve">Johnson-Glenberg, M., Birchfield, D., Tolentino, L., &amp; Koziupa, T. (2014). Collaborative Embodied Learning in Mixed Reality Motion-Capture Environments: Two Science Studies. </w:t>
      </w:r>
      <w:r>
        <w:rPr>
          <w:rFonts w:cs="Times New Roman"/>
          <w:i/>
          <w:iCs/>
        </w:rPr>
        <w:t>Journal of Educational Psychology</w:t>
      </w:r>
      <w:r>
        <w:rPr>
          <w:rFonts w:cs="Times New Roman"/>
        </w:rPr>
        <w:t xml:space="preserve">, </w:t>
      </w:r>
      <w:r>
        <w:rPr>
          <w:rFonts w:cs="Times New Roman"/>
          <w:i/>
          <w:iCs/>
        </w:rPr>
        <w:t>106</w:t>
      </w:r>
      <w:r>
        <w:rPr>
          <w:rFonts w:cs="Times New Roman"/>
        </w:rPr>
        <w:t>, 86. https://doi.org/10.1037/a0034008</w:t>
      </w:r>
    </w:p>
    <w:p>
      <w:pPr>
        <w:pStyle w:val="Normal"/>
        <w:widowControl w:val="false"/>
        <w:spacing w:lineRule="auto" w:line="240"/>
        <w:ind w:hanging="480" w:start="480"/>
        <w:rPr>
          <w:rFonts w:cs="Times New Roman"/>
        </w:rPr>
      </w:pPr>
      <w:r>
        <w:rPr>
          <w:rFonts w:cs="Times New Roman"/>
        </w:rPr>
        <w:t xml:space="preserve">Kelly, S. D., Creigh, P., &amp; Bartolotti, J. (2010). Integrating Speech and Iconic Gestures in a Stroop-like Task: Evidence for Automatic Processing. </w:t>
      </w:r>
      <w:r>
        <w:rPr>
          <w:rFonts w:cs="Times New Roman"/>
          <w:i/>
          <w:iCs/>
        </w:rPr>
        <w:t>Journal of Cognitive Neuroscience</w:t>
      </w:r>
      <w:r>
        <w:rPr>
          <w:rFonts w:cs="Times New Roman"/>
        </w:rPr>
        <w:t xml:space="preserve">, </w:t>
      </w:r>
      <w:r>
        <w:rPr>
          <w:rFonts w:cs="Times New Roman"/>
          <w:i/>
          <w:iCs/>
        </w:rPr>
        <w:t>22</w:t>
      </w:r>
      <w:r>
        <w:rPr>
          <w:rFonts w:cs="Times New Roman"/>
        </w:rPr>
        <w:t>(4), 683–694. https://doi.org/10.1162/jocn.2009.21254</w:t>
      </w:r>
    </w:p>
    <w:p>
      <w:pPr>
        <w:pStyle w:val="Normal"/>
        <w:widowControl w:val="false"/>
        <w:spacing w:lineRule="auto" w:line="240"/>
        <w:ind w:hanging="480" w:start="480"/>
        <w:rPr>
          <w:rFonts w:cs="Times New Roman"/>
        </w:rPr>
      </w:pPr>
      <w:r>
        <w:rPr>
          <w:rFonts w:cs="Times New Roman"/>
        </w:rPr>
        <w:t xml:space="preserve">Kita, S. (2009). Cross-cultural variation of speech-accompanying gesture: A review. </w:t>
      </w:r>
      <w:r>
        <w:rPr>
          <w:rFonts w:cs="Times New Roman"/>
          <w:i/>
          <w:iCs/>
        </w:rPr>
        <w:t>Language and Cognitive Processes</w:t>
      </w:r>
      <w:r>
        <w:rPr>
          <w:rFonts w:cs="Times New Roman"/>
        </w:rPr>
        <w:t xml:space="preserve">, </w:t>
      </w:r>
      <w:r>
        <w:rPr>
          <w:rFonts w:cs="Times New Roman"/>
          <w:i/>
          <w:iCs/>
        </w:rPr>
        <w:t>24</w:t>
      </w:r>
      <w:r>
        <w:rPr>
          <w:rFonts w:cs="Times New Roman"/>
        </w:rPr>
        <w:t>(2), 145–167. https://doi.org/10.1080/01690960802586188</w:t>
      </w:r>
    </w:p>
    <w:p>
      <w:pPr>
        <w:pStyle w:val="Normal"/>
        <w:widowControl w:val="false"/>
        <w:spacing w:lineRule="auto" w:line="240"/>
        <w:ind w:hanging="480" w:start="480"/>
        <w:rPr>
          <w:rFonts w:cs="Times New Roman"/>
        </w:rPr>
      </w:pPr>
      <w:r>
        <w:rPr>
          <w:rFonts w:cs="Times New Roman"/>
        </w:rPr>
        <w:t xml:space="preserve">Li, X., Chatain, J., Wang, F., &amp; Kapur, M. (2026). From Body to Word: A Three-Level Meta-Analysis of Embodied Vocabulary Learning. </w:t>
      </w:r>
      <w:r>
        <w:rPr>
          <w:rFonts w:cs="Times New Roman"/>
          <w:i/>
          <w:iCs/>
        </w:rPr>
        <w:t>Educational Psychology Review</w:t>
      </w:r>
      <w:r>
        <w:rPr>
          <w:rFonts w:cs="Times New Roman"/>
        </w:rPr>
        <w:t xml:space="preserve">, </w:t>
      </w:r>
      <w:r>
        <w:rPr>
          <w:rFonts w:cs="Times New Roman"/>
          <w:i/>
          <w:iCs/>
        </w:rPr>
        <w:t>38</w:t>
      </w:r>
      <w:r>
        <w:rPr>
          <w:rFonts w:cs="Times New Roman"/>
        </w:rPr>
        <w:t>(1), 102. https://doi.org/10.1007/s10648-026-10194-9</w:t>
      </w:r>
    </w:p>
    <w:p>
      <w:pPr>
        <w:pStyle w:val="Normal"/>
        <w:widowControl w:val="false"/>
        <w:spacing w:lineRule="auto" w:line="240"/>
        <w:ind w:hanging="480" w:start="480"/>
        <w:rPr>
          <w:rFonts w:cs="Times New Roman"/>
        </w:rPr>
      </w:pPr>
      <w:r>
        <w:rPr>
          <w:rFonts w:cs="Times New Roman"/>
        </w:rPr>
        <w:t xml:space="preserve">Macedonia, M., &amp; Klimesch, W. (2014). Long-Term Effects of Gestures on Memory for Foreign Language Words Trained in the Classroom. </w:t>
      </w:r>
      <w:r>
        <w:rPr>
          <w:rFonts w:cs="Times New Roman"/>
          <w:i/>
          <w:iCs/>
        </w:rPr>
        <w:t>Mind, Brain, and Education</w:t>
      </w:r>
      <w:r>
        <w:rPr>
          <w:rFonts w:cs="Times New Roman"/>
        </w:rPr>
        <w:t xml:space="preserve">, </w:t>
      </w:r>
      <w:r>
        <w:rPr>
          <w:rFonts w:cs="Times New Roman"/>
          <w:i/>
          <w:iCs/>
        </w:rPr>
        <w:t>8</w:t>
      </w:r>
      <w:r>
        <w:rPr>
          <w:rFonts w:cs="Times New Roman"/>
        </w:rPr>
        <w:t>(2), 74–88. https://doi.org/10.1111/mbe.12047</w:t>
      </w:r>
    </w:p>
    <w:p>
      <w:pPr>
        <w:pStyle w:val="Normal"/>
        <w:widowControl w:val="false"/>
        <w:spacing w:lineRule="auto" w:line="240"/>
        <w:ind w:hanging="480" w:start="480"/>
        <w:rPr>
          <w:rFonts w:cs="Times New Roman"/>
        </w:rPr>
      </w:pPr>
      <w:r>
        <w:rPr>
          <w:rFonts w:cs="Times New Roman"/>
        </w:rPr>
        <w:t xml:space="preserve">Macedonia, M., &amp; Knösche, T. R. (2011). Body in mind: How gestures empower foreign language learning. </w:t>
      </w:r>
      <w:r>
        <w:rPr>
          <w:rFonts w:cs="Times New Roman"/>
          <w:i/>
          <w:iCs/>
        </w:rPr>
        <w:t>Mind, Brain, and Education</w:t>
      </w:r>
      <w:r>
        <w:rPr>
          <w:rFonts w:cs="Times New Roman"/>
        </w:rPr>
        <w:t xml:space="preserve">, </w:t>
      </w:r>
      <w:r>
        <w:rPr>
          <w:rFonts w:cs="Times New Roman"/>
          <w:i/>
          <w:iCs/>
        </w:rPr>
        <w:t>5</w:t>
      </w:r>
      <w:r>
        <w:rPr>
          <w:rFonts w:cs="Times New Roman"/>
        </w:rPr>
        <w:t>(4). https://doi.org/10.1111/j.1751-228X.2011.01129.x</w:t>
      </w:r>
    </w:p>
    <w:p>
      <w:pPr>
        <w:pStyle w:val="Normal"/>
        <w:widowControl w:val="false"/>
        <w:spacing w:lineRule="auto" w:line="240"/>
        <w:ind w:hanging="480" w:start="480"/>
        <w:rPr>
          <w:rFonts w:cs="Times New Roman"/>
        </w:rPr>
      </w:pPr>
      <w:r>
        <w:rPr>
          <w:rFonts w:cs="Times New Roman"/>
        </w:rPr>
        <w:t xml:space="preserve">Macedonia, M., &amp; Mueller, K. (2016). Exploring the neural representation of novel words learned through enactment in a word recognition task. </w:t>
      </w:r>
      <w:r>
        <w:rPr>
          <w:rFonts w:cs="Times New Roman"/>
          <w:i/>
          <w:iCs/>
        </w:rPr>
        <w:t>Frontiers in Psychology</w:t>
      </w:r>
      <w:r>
        <w:rPr>
          <w:rFonts w:cs="Times New Roman"/>
        </w:rPr>
        <w:t xml:space="preserve">, </w:t>
      </w:r>
      <w:r>
        <w:rPr>
          <w:rFonts w:cs="Times New Roman"/>
          <w:i/>
          <w:iCs/>
        </w:rPr>
        <w:t>7</w:t>
      </w:r>
      <w:r>
        <w:rPr>
          <w:rFonts w:cs="Times New Roman"/>
        </w:rPr>
        <w:t>(JUN). https://doi.org/10.3389/fpsyg.2016.00953</w:t>
      </w:r>
    </w:p>
    <w:p>
      <w:pPr>
        <w:pStyle w:val="Normal"/>
        <w:widowControl w:val="false"/>
        <w:spacing w:lineRule="auto" w:line="240"/>
        <w:ind w:hanging="480" w:start="480"/>
        <w:rPr>
          <w:rFonts w:cs="Times New Roman"/>
        </w:rPr>
      </w:pPr>
      <w:r>
        <w:rPr>
          <w:rFonts w:cs="Times New Roman"/>
        </w:rPr>
        <w:t>Macedonia, M., Müller, K. M., &amp; Friederici, A. D. (2011). The impact of iconic gestures on foreign language word learning and its neural substrate. Human Brain Mapping, 32(6), 982–998. https://doi.org/10.1002/hbm.21084</w:t>
      </w:r>
    </w:p>
    <w:p>
      <w:pPr>
        <w:pStyle w:val="Normal"/>
        <w:widowControl w:val="false"/>
        <w:spacing w:lineRule="auto" w:line="240"/>
        <w:ind w:hanging="480" w:start="480"/>
        <w:rPr>
          <w:rFonts w:cs="Times New Roman"/>
        </w:rPr>
      </w:pPr>
      <w:r>
        <w:rPr>
          <w:rFonts w:cs="Times New Roman"/>
        </w:rPr>
        <w:t xml:space="preserve">Macedonia, M., Repetto, C., Ischebeck, A., &amp; Mueller, K. (2019). Depth of encoding through observed gestures in foreign language word learning. </w:t>
      </w:r>
      <w:r>
        <w:rPr>
          <w:rFonts w:cs="Times New Roman"/>
          <w:i/>
          <w:iCs/>
        </w:rPr>
        <w:t>Frontiers in Psychology</w:t>
      </w:r>
      <w:r>
        <w:rPr>
          <w:rFonts w:cs="Times New Roman"/>
        </w:rPr>
        <w:t xml:space="preserve">, </w:t>
      </w:r>
      <w:r>
        <w:rPr>
          <w:rFonts w:cs="Times New Roman"/>
          <w:i/>
          <w:iCs/>
        </w:rPr>
        <w:t>10</w:t>
      </w:r>
      <w:r>
        <w:rPr>
          <w:rFonts w:cs="Times New Roman"/>
        </w:rPr>
        <w:t>(JAN). https://doi.org/10.3389/fpsyg.2019.00033</w:t>
      </w:r>
    </w:p>
    <w:p>
      <w:pPr>
        <w:pStyle w:val="Normal"/>
        <w:widowControl w:val="false"/>
        <w:spacing w:lineRule="auto" w:line="240"/>
        <w:ind w:hanging="480" w:start="480"/>
        <w:rPr>
          <w:rFonts w:cs="Times New Roman"/>
        </w:rPr>
      </w:pPr>
      <w:r>
        <w:rPr>
          <w:rFonts w:cs="Times New Roman"/>
        </w:rPr>
        <w:t>Macedonia, M., Mayer, K. M., Mathias, B., &amp; von Kriegstein, K. (2021). Gesture video corpus [Data set]. Figshare. https://doi.org/10.6084/m9.figshare.c.5296396.v1</w:t>
      </w:r>
    </w:p>
    <w:p>
      <w:pPr>
        <w:pStyle w:val="Normal"/>
        <w:widowControl w:val="false"/>
        <w:spacing w:lineRule="auto" w:line="240"/>
        <w:ind w:hanging="480" w:start="480"/>
        <w:rPr>
          <w:rFonts w:cs="Times New Roman"/>
        </w:rPr>
      </w:pPr>
      <w:r>
        <w:rPr>
          <w:rFonts w:cs="Times New Roman"/>
        </w:rPr>
        <w:t xml:space="preserve">Macedonia, Manuela. (2025). Your Body as a Tool to Learn Second Language Vocabulary. In </w:t>
      </w:r>
      <w:r>
        <w:rPr>
          <w:rFonts w:cs="Times New Roman"/>
          <w:i/>
          <w:iCs/>
        </w:rPr>
        <w:t>Behavioral Sciences</w:t>
      </w:r>
      <w:r>
        <w:rPr>
          <w:rFonts w:cs="Times New Roman"/>
        </w:rPr>
        <w:t xml:space="preserve"> (Vol. 15, Issue 8). https://doi.org/10.3390/bs15080997</w:t>
      </w:r>
    </w:p>
    <w:p>
      <w:pPr>
        <w:pStyle w:val="Normal"/>
        <w:widowControl w:val="false"/>
        <w:spacing w:lineRule="auto" w:line="240"/>
        <w:ind w:hanging="480" w:start="480"/>
        <w:rPr>
          <w:rFonts w:cs="Times New Roman"/>
        </w:rPr>
      </w:pPr>
      <w:r>
        <w:rPr>
          <w:rFonts w:cs="Times New Roman"/>
        </w:rPr>
        <w:t xml:space="preserve">Macedonia, Manuela, Mathias, B., &amp; Hu, L. (2026). Why Some Gestures Work Better Than Others:Toward a Model of Gesture-Supported Vocabulary Learning. </w:t>
      </w:r>
      <w:r>
        <w:rPr>
          <w:rFonts w:cs="Times New Roman"/>
          <w:i/>
          <w:iCs/>
        </w:rPr>
        <w:t>Educational Psychology Review</w:t>
      </w:r>
      <w:r>
        <w:rPr>
          <w:rFonts w:cs="Times New Roman"/>
        </w:rPr>
        <w:t xml:space="preserve">, </w:t>
      </w:r>
      <w:r>
        <w:rPr>
          <w:rFonts w:cs="Times New Roman"/>
          <w:i/>
          <w:iCs/>
        </w:rPr>
        <w:t>in print</w:t>
      </w:r>
      <w:r>
        <w:rPr>
          <w:rFonts w:cs="Times New Roman"/>
        </w:rPr>
        <w:t>. https://osf.io/preprints/psyarxiv/q65rt_v1</w:t>
      </w:r>
    </w:p>
    <w:p>
      <w:pPr>
        <w:pStyle w:val="Normal"/>
        <w:widowControl w:val="false"/>
        <w:spacing w:lineRule="auto" w:line="240"/>
        <w:ind w:hanging="480" w:start="480"/>
        <w:rPr>
          <w:rFonts w:cs="Times New Roman"/>
        </w:rPr>
      </w:pPr>
      <w:r>
        <w:rPr>
          <w:rFonts w:cs="Times New Roman"/>
        </w:rPr>
        <w:t xml:space="preserve">Martinez, G., Alberto Hernández, J., Conde, J., Reviriego, P., &amp; Merino-Gomez, E. (2025). Beware of Words: Evaluating the Lexical Diversity of Conversational LLMs using ChatGPT as Case Study. </w:t>
      </w:r>
      <w:r>
        <w:rPr>
          <w:rFonts w:cs="Times New Roman"/>
          <w:i/>
          <w:iCs/>
        </w:rPr>
        <w:t>ACM Trans. Intell. Syst. Technol.</w:t>
      </w:r>
      <w:r>
        <w:rPr>
          <w:rFonts w:cs="Times New Roman"/>
        </w:rPr>
        <w:t xml:space="preserve">, </w:t>
      </w:r>
      <w:r>
        <w:rPr>
          <w:rFonts w:cs="Times New Roman"/>
          <w:i/>
          <w:iCs/>
        </w:rPr>
        <w:t>16</w:t>
      </w:r>
      <w:r>
        <w:rPr>
          <w:rFonts w:cs="Times New Roman"/>
        </w:rPr>
        <w:t>(6). https://doi.org/10.1145/3696459</w:t>
      </w:r>
    </w:p>
    <w:p>
      <w:pPr>
        <w:pStyle w:val="Normal"/>
        <w:widowControl w:val="false"/>
        <w:spacing w:lineRule="auto" w:line="240"/>
        <w:ind w:hanging="480" w:start="480"/>
        <w:rPr>
          <w:rFonts w:cs="Times New Roman"/>
        </w:rPr>
      </w:pPr>
      <w:r>
        <w:rPr>
          <w:rFonts w:cs="Times New Roman"/>
        </w:rPr>
        <w:t xml:space="preserve">Martínez, G., Molero, J. D., González, S., Conde, J., Brysbaert, M., &amp; Reviriego, P. (2024). Using large language models to estimate features of multi-word expressions:  Concreteness, valence, arousal. </w:t>
      </w:r>
      <w:r>
        <w:rPr>
          <w:rFonts w:cs="Times New Roman"/>
          <w:i/>
          <w:iCs/>
        </w:rPr>
        <w:t>Behavior Research Methods</w:t>
      </w:r>
      <w:r>
        <w:rPr>
          <w:rFonts w:cs="Times New Roman"/>
        </w:rPr>
        <w:t xml:space="preserve">, </w:t>
      </w:r>
      <w:r>
        <w:rPr>
          <w:rFonts w:cs="Times New Roman"/>
          <w:i/>
          <w:iCs/>
        </w:rPr>
        <w:t>57</w:t>
      </w:r>
      <w:r>
        <w:rPr>
          <w:rFonts w:cs="Times New Roman"/>
        </w:rPr>
        <w:t>(1), 5. https://doi.org/10.3758/s13428-024-02515-z</w:t>
      </w:r>
    </w:p>
    <w:p>
      <w:pPr>
        <w:pStyle w:val="Normal"/>
        <w:widowControl w:val="false"/>
        <w:spacing w:lineRule="auto" w:line="240"/>
        <w:ind w:hanging="480" w:start="480"/>
        <w:rPr>
          <w:rFonts w:cs="Times New Roman"/>
        </w:rPr>
      </w:pPr>
      <w:r>
        <w:rPr>
          <w:rFonts w:cs="Times New Roman"/>
        </w:rPr>
        <w:t>Mayer, K. M., Yildiz, I. B., Macedonia, M., &amp; von Kriegstein, K. (2015). Visual and motor cortices differentially support the translation of foreign language words. Current Biology, 25(4), 530–535. https://doi.org/10.1016/j.cub.2014.11.068</w:t>
      </w:r>
    </w:p>
    <w:p>
      <w:pPr>
        <w:pStyle w:val="Normal"/>
        <w:widowControl w:val="false"/>
        <w:spacing w:lineRule="auto" w:line="240"/>
        <w:ind w:hanging="480" w:start="480"/>
        <w:rPr>
          <w:rFonts w:cs="Times New Roman"/>
        </w:rPr>
      </w:pPr>
      <w:r>
        <w:rPr>
          <w:rFonts w:cs="Times New Roman"/>
        </w:rPr>
        <w:t xml:space="preserve">Mayer, K. M., Macedonia, M., &amp; von Kriegstein, K. (2017). Recently learned foreign abstract and concrete nouns are represented in distinct cortical networks similar to the native language. </w:t>
      </w:r>
      <w:r>
        <w:rPr>
          <w:rFonts w:cs="Times New Roman"/>
          <w:i/>
          <w:iCs/>
        </w:rPr>
        <w:t>Human Brain Mapping</w:t>
      </w:r>
      <w:r>
        <w:rPr>
          <w:rFonts w:cs="Times New Roman"/>
        </w:rPr>
        <w:t xml:space="preserve">, </w:t>
      </w:r>
      <w:r>
        <w:rPr>
          <w:rFonts w:cs="Times New Roman"/>
          <w:i/>
          <w:iCs/>
        </w:rPr>
        <w:t>38</w:t>
      </w:r>
      <w:r>
        <w:rPr>
          <w:rFonts w:cs="Times New Roman"/>
        </w:rPr>
        <w:t>(9). https://doi.org/10.1002/hbm.23668</w:t>
      </w:r>
    </w:p>
    <w:p>
      <w:pPr>
        <w:pStyle w:val="Normal"/>
        <w:widowControl w:val="false"/>
        <w:spacing w:lineRule="auto" w:line="240"/>
        <w:ind w:hanging="480" w:start="480"/>
        <w:rPr>
          <w:rFonts w:cs="Times New Roman"/>
        </w:rPr>
      </w:pPr>
      <w:r>
        <w:rPr>
          <w:rFonts w:cs="Times New Roman"/>
        </w:rPr>
        <w:t xml:space="preserve">Molnar-Szakacs, I., Wu, A. D., Robles, F. J., &amp; Iacoboni, M. (2007). Do you see what I mean? Corticospinal excitability during observation of  culture-specific gestures. </w:t>
      </w:r>
      <w:r>
        <w:rPr>
          <w:rFonts w:cs="Times New Roman"/>
          <w:i/>
          <w:iCs/>
        </w:rPr>
        <w:t>PloS One</w:t>
      </w:r>
      <w:r>
        <w:rPr>
          <w:rFonts w:cs="Times New Roman"/>
        </w:rPr>
        <w:t xml:space="preserve">, </w:t>
      </w:r>
      <w:r>
        <w:rPr>
          <w:rFonts w:cs="Times New Roman"/>
          <w:i/>
          <w:iCs/>
        </w:rPr>
        <w:t>2</w:t>
      </w:r>
      <w:r>
        <w:rPr>
          <w:rFonts w:cs="Times New Roman"/>
        </w:rPr>
        <w:t>(7), e626. https://doi.org/10.1371/journal.pone.0000626</w:t>
      </w:r>
    </w:p>
    <w:p>
      <w:pPr>
        <w:pStyle w:val="Normal"/>
        <w:widowControl w:val="false"/>
        <w:spacing w:lineRule="auto" w:line="240"/>
        <w:ind w:hanging="480" w:start="480"/>
        <w:rPr>
          <w:rFonts w:cs="Times New Roman"/>
        </w:rPr>
      </w:pPr>
      <w:r>
        <w:rPr>
          <w:rFonts w:cs="Times New Roman"/>
        </w:rPr>
        <w:t xml:space="preserve">Nirme, J., Gulz, A., Haake, M., &amp; Gullberg, M. (2024). Early or synchronized gestures facilitate speech recall—a study based on motion capture data. </w:t>
      </w:r>
      <w:r>
        <w:rPr>
          <w:rFonts w:cs="Times New Roman"/>
          <w:i/>
          <w:iCs/>
        </w:rPr>
        <w:t>Frontiers in Psychology</w:t>
      </w:r>
      <w:r>
        <w:rPr>
          <w:rFonts w:cs="Times New Roman"/>
        </w:rPr>
        <w:t xml:space="preserve">, </w:t>
      </w:r>
      <w:r>
        <w:rPr>
          <w:rFonts w:cs="Times New Roman"/>
          <w:i/>
          <w:iCs/>
        </w:rPr>
        <w:t>Volume 15</w:t>
      </w:r>
      <w:r>
        <w:rPr>
          <w:rFonts w:cs="Times New Roman"/>
        </w:rPr>
        <w:t>.</w:t>
      </w:r>
    </w:p>
    <w:p>
      <w:pPr>
        <w:pStyle w:val="Normal"/>
        <w:widowControl w:val="false"/>
        <w:spacing w:lineRule="auto" w:line="240"/>
        <w:ind w:hanging="480" w:start="480"/>
        <w:rPr>
          <w:rFonts w:cs="Times New Roman"/>
        </w:rPr>
      </w:pPr>
      <w:r>
        <w:rPr>
          <w:rFonts w:cs="Times New Roman"/>
        </w:rPr>
        <w:t xml:space="preserve">Nishida, N., Inoue, K., Nakayama, H., Bono, M., &amp; Takanashi, K. (2025). </w:t>
      </w:r>
      <w:r>
        <w:rPr>
          <w:rFonts w:cs="Times New Roman"/>
          <w:i/>
          <w:iCs/>
        </w:rPr>
        <w:t>Do Multimodal Large Language Models Truly See What We Point At? Investigating Indexical, Iconic, and Symbolic Gesture Comprehension</w:t>
      </w:r>
      <w:r>
        <w:rPr>
          <w:rFonts w:cs="Times New Roman"/>
        </w:rPr>
        <w:t>. Proceedings of the 63rd Annual Meeting of the Association for Computational Linguistics (Volume 2: Short Papers), 514–524. https://doi.org/10.18653/v1/2025.acl-short.40</w:t>
      </w:r>
    </w:p>
    <w:p>
      <w:pPr>
        <w:pStyle w:val="Normal"/>
        <w:widowControl w:val="false"/>
        <w:spacing w:lineRule="auto" w:line="240"/>
        <w:ind w:hanging="480" w:start="480"/>
        <w:rPr>
          <w:rFonts w:cs="Times New Roman"/>
        </w:rPr>
      </w:pPr>
      <w:r>
        <w:rPr>
          <w:rFonts w:cs="Times New Roman"/>
        </w:rPr>
        <w:t xml:space="preserve">Obermeier, C., Holle, H., &amp; Gunter, T. C. (2011). What iconic gesture fragments reveal about gesture-speech integration: when  synchrony is lost, memory can help. </w:t>
      </w:r>
      <w:r>
        <w:rPr>
          <w:rFonts w:cs="Times New Roman"/>
          <w:i/>
          <w:iCs/>
        </w:rPr>
        <w:t>Journal of Cognitive Neuroscience</w:t>
      </w:r>
      <w:r>
        <w:rPr>
          <w:rFonts w:cs="Times New Roman"/>
        </w:rPr>
        <w:t xml:space="preserve">, </w:t>
      </w:r>
      <w:r>
        <w:rPr>
          <w:rFonts w:cs="Times New Roman"/>
          <w:i/>
          <w:iCs/>
        </w:rPr>
        <w:t>23</w:t>
      </w:r>
      <w:r>
        <w:rPr>
          <w:rFonts w:cs="Times New Roman"/>
        </w:rPr>
        <w:t>(7), 1648–1663. https://doi.org/10.1162/jocn.2010.21498</w:t>
      </w:r>
    </w:p>
    <w:p>
      <w:pPr>
        <w:pStyle w:val="Normal"/>
        <w:widowControl w:val="false"/>
        <w:spacing w:lineRule="auto" w:line="240"/>
        <w:ind w:hanging="480" w:start="480"/>
        <w:rPr>
          <w:rFonts w:cs="Times New Roman"/>
        </w:rPr>
      </w:pPr>
      <w:r>
        <w:rPr>
          <w:rFonts w:cs="Times New Roman"/>
        </w:rPr>
        <w:t xml:space="preserve">Paas, F., &amp; Sweller, J. (2012). An Evolutionary Upgrade of Cognitive Load Theory: Using the Human Motor System and Collaboration to Support the Learning of Complex Cognitive Tasks. </w:t>
      </w:r>
      <w:r>
        <w:rPr>
          <w:rFonts w:cs="Times New Roman"/>
          <w:i/>
          <w:iCs/>
        </w:rPr>
        <w:t>Educational Psychology Review</w:t>
      </w:r>
      <w:r>
        <w:rPr>
          <w:rFonts w:cs="Times New Roman"/>
        </w:rPr>
        <w:t xml:space="preserve">, </w:t>
      </w:r>
      <w:r>
        <w:rPr>
          <w:rFonts w:cs="Times New Roman"/>
          <w:i/>
          <w:iCs/>
        </w:rPr>
        <w:t>24</w:t>
      </w:r>
      <w:r>
        <w:rPr>
          <w:rFonts w:cs="Times New Roman"/>
        </w:rPr>
        <w:t>(1), 27–45. https://doi.org/10.1007/s10648-011-9179-2</w:t>
      </w:r>
    </w:p>
    <w:p>
      <w:pPr>
        <w:pStyle w:val="Normal"/>
        <w:widowControl w:val="false"/>
        <w:spacing w:lineRule="auto" w:line="240"/>
        <w:ind w:hanging="480" w:start="480"/>
        <w:rPr>
          <w:rFonts w:cs="Times New Roman"/>
        </w:rPr>
      </w:pPr>
      <w:r>
        <w:rPr>
          <w:rFonts w:cs="Times New Roman"/>
        </w:rPr>
        <w:t xml:space="preserve">Paivio, A. (2007). </w:t>
      </w:r>
      <w:r>
        <w:rPr>
          <w:rFonts w:cs="Times New Roman"/>
          <w:i/>
          <w:iCs/>
        </w:rPr>
        <w:t>Mind and its evolution: A dual coding theoretical approach</w:t>
      </w:r>
      <w:r>
        <w:rPr>
          <w:rFonts w:cs="Times New Roman"/>
        </w:rPr>
        <w:t>. Lawrence Erlbaum Associates Inc.</w:t>
      </w:r>
    </w:p>
    <w:p>
      <w:pPr>
        <w:pStyle w:val="Normal"/>
        <w:widowControl w:val="false"/>
        <w:spacing w:lineRule="auto" w:line="240"/>
        <w:ind w:hanging="480" w:start="480"/>
        <w:rPr>
          <w:rFonts w:cs="Times New Roman"/>
        </w:rPr>
      </w:pPr>
      <w:r>
        <w:rPr>
          <w:rFonts w:cs="Times New Roman"/>
        </w:rPr>
        <w:t xml:space="preserve">Paré, D., &amp; Headley, D. B. (2023). The amygdala mediates the facilitating influence of emotions on memory through  multiple interacting mechanisms. </w:t>
      </w:r>
      <w:r>
        <w:rPr>
          <w:rFonts w:cs="Times New Roman"/>
          <w:i/>
          <w:iCs/>
        </w:rPr>
        <w:t>Neurobiology of Stress</w:t>
      </w:r>
      <w:r>
        <w:rPr>
          <w:rFonts w:cs="Times New Roman"/>
        </w:rPr>
        <w:t xml:space="preserve">, </w:t>
      </w:r>
      <w:r>
        <w:rPr>
          <w:rFonts w:cs="Times New Roman"/>
          <w:i/>
          <w:iCs/>
        </w:rPr>
        <w:t>24</w:t>
      </w:r>
      <w:r>
        <w:rPr>
          <w:rFonts w:cs="Times New Roman"/>
        </w:rPr>
        <w:t>, 100529. https://doi.org/10.1016/j.ynstr.2023.100529</w:t>
      </w:r>
    </w:p>
    <w:p>
      <w:pPr>
        <w:pStyle w:val="Normal"/>
        <w:widowControl w:val="false"/>
        <w:spacing w:lineRule="auto" w:line="240"/>
        <w:ind w:hanging="480" w:start="480"/>
        <w:rPr>
          <w:rFonts w:cs="Times New Roman"/>
        </w:rPr>
      </w:pPr>
      <w:r>
        <w:rPr>
          <w:rFonts w:cs="Times New Roman"/>
        </w:rPr>
        <w:t xml:space="preserve">Perniss, P., Thompson, R. L., &amp; Vigliocco, G. (2010). Iconicity as a general property of language: evidence from spoken and signed  languages. </w:t>
      </w:r>
      <w:r>
        <w:rPr>
          <w:rFonts w:cs="Times New Roman"/>
          <w:i/>
          <w:iCs/>
        </w:rPr>
        <w:t>Frontiers in Psychology</w:t>
      </w:r>
      <w:r>
        <w:rPr>
          <w:rFonts w:cs="Times New Roman"/>
        </w:rPr>
        <w:t xml:space="preserve">, </w:t>
      </w:r>
      <w:r>
        <w:rPr>
          <w:rFonts w:cs="Times New Roman"/>
          <w:i/>
          <w:iCs/>
        </w:rPr>
        <w:t>1</w:t>
      </w:r>
      <w:r>
        <w:rPr>
          <w:rFonts w:cs="Times New Roman"/>
        </w:rPr>
        <w:t>, 227. https://doi.org/10.3389/fpsyg.2010.00227</w:t>
      </w:r>
    </w:p>
    <w:p>
      <w:pPr>
        <w:pStyle w:val="Normal"/>
        <w:widowControl w:val="false"/>
        <w:spacing w:lineRule="auto" w:line="240"/>
        <w:ind w:hanging="480" w:start="480"/>
        <w:rPr>
          <w:rFonts w:cs="Times New Roman"/>
        </w:rPr>
      </w:pPr>
      <w:r>
        <w:rPr>
          <w:rFonts w:cs="Times New Roman"/>
        </w:rPr>
        <w:t xml:space="preserve">Perniss, P., &amp; Vigliocco, G. (2014). The bridge of iconicity: from a world of experience to the experience of  language. </w:t>
      </w:r>
      <w:r>
        <w:rPr>
          <w:rFonts w:cs="Times New Roman"/>
          <w:i/>
          <w:iCs/>
        </w:rPr>
        <w:t>Philosophical Transactions of the Royal Society of London. Series B, Biological  Sciences</w:t>
      </w:r>
      <w:r>
        <w:rPr>
          <w:rFonts w:cs="Times New Roman"/>
        </w:rPr>
        <w:t xml:space="preserve">, </w:t>
      </w:r>
      <w:r>
        <w:rPr>
          <w:rFonts w:cs="Times New Roman"/>
          <w:i/>
          <w:iCs/>
        </w:rPr>
        <w:t>369</w:t>
      </w:r>
      <w:r>
        <w:rPr>
          <w:rFonts w:cs="Times New Roman"/>
        </w:rPr>
        <w:t>(1651), 20130300. https://doi.org/10.1098/rstb.2013.0300</w:t>
      </w:r>
    </w:p>
    <w:p>
      <w:pPr>
        <w:pStyle w:val="Normal"/>
        <w:widowControl w:val="false"/>
        <w:spacing w:lineRule="auto" w:line="240"/>
        <w:ind w:hanging="480" w:start="480"/>
        <w:rPr>
          <w:rFonts w:cs="Times New Roman"/>
        </w:rPr>
      </w:pPr>
      <w:r>
        <w:rPr>
          <w:rFonts w:cs="Times New Roman"/>
        </w:rPr>
        <w:t xml:space="preserve">Post, L. S., van Gog, T., Paas, F., &amp; Zwaan, R. A. (2013). Effects of simultaneously observing and making gestures while studying grammar animations on cognitive load and learning. </w:t>
      </w:r>
      <w:r>
        <w:rPr>
          <w:rFonts w:cs="Times New Roman"/>
          <w:i/>
          <w:iCs/>
        </w:rPr>
        <w:t>Computers in Human Behavior</w:t>
      </w:r>
      <w:r>
        <w:rPr>
          <w:rFonts w:cs="Times New Roman"/>
        </w:rPr>
        <w:t xml:space="preserve">, </w:t>
      </w:r>
      <w:r>
        <w:rPr>
          <w:rFonts w:cs="Times New Roman"/>
          <w:i/>
          <w:iCs/>
        </w:rPr>
        <w:t>29</w:t>
      </w:r>
      <w:r>
        <w:rPr>
          <w:rFonts w:cs="Times New Roman"/>
        </w:rPr>
        <w:t>(4), 1450–1455. https://doi.org/10.1016/j.chb.2013.01.005</w:t>
      </w:r>
    </w:p>
    <w:p>
      <w:pPr>
        <w:pStyle w:val="Normal"/>
        <w:widowControl w:val="false"/>
        <w:spacing w:lineRule="auto" w:line="240"/>
        <w:ind w:hanging="480" w:start="480"/>
        <w:rPr>
          <w:rFonts w:cs="Times New Roman"/>
        </w:rPr>
      </w:pPr>
      <w:r>
        <w:rPr>
          <w:rFonts w:cs="Times New Roman"/>
        </w:rPr>
        <w:t xml:space="preserve">Pulvermüller, F. (2005). Brain mechanisms linking language and action. </w:t>
      </w:r>
      <w:r>
        <w:rPr>
          <w:rFonts w:cs="Times New Roman"/>
          <w:i/>
          <w:iCs/>
        </w:rPr>
        <w:t>Nature Reviews Neuroscience</w:t>
      </w:r>
      <w:r>
        <w:rPr>
          <w:rFonts w:cs="Times New Roman"/>
        </w:rPr>
        <w:t xml:space="preserve">, </w:t>
      </w:r>
      <w:r>
        <w:rPr>
          <w:rFonts w:cs="Times New Roman"/>
          <w:i/>
          <w:iCs/>
        </w:rPr>
        <w:t>6</w:t>
      </w:r>
      <w:r>
        <w:rPr>
          <w:rFonts w:cs="Times New Roman"/>
        </w:rPr>
        <w:t>(7), 576–582. https://doi.org/10.1038/nrn1706</w:t>
      </w:r>
    </w:p>
    <w:p>
      <w:pPr>
        <w:pStyle w:val="Normal"/>
        <w:widowControl w:val="false"/>
        <w:spacing w:lineRule="auto" w:line="240"/>
        <w:ind w:hanging="480" w:start="480"/>
        <w:rPr>
          <w:rFonts w:cs="Times New Roman"/>
        </w:rPr>
      </w:pPr>
      <w:r>
        <w:rPr>
          <w:rFonts w:cs="Times New Roman"/>
        </w:rPr>
        <w:t>Radford, A., Kim, J. W., Hallacy, C., Ramesh, A., Goh, G., Agarwal, S., Sastry, G., Askell, A., Mishkin, P., Clark, J., Krueger, G., &amp; Sutskever, I. (2021). Learning Transferable Visual Models From Natural Language Supervision. Proceedings of the 38th International Conference on Machine Learning, 139, 8748–8763. https://proceedings.mlr.press/v139/radford21a.html</w:t>
      </w:r>
    </w:p>
    <w:p>
      <w:pPr>
        <w:pStyle w:val="Normal"/>
        <w:widowControl w:val="false"/>
        <w:spacing w:lineRule="auto" w:line="240"/>
        <w:ind w:hanging="480" w:start="480"/>
        <w:rPr>
          <w:rFonts w:cs="Times New Roman"/>
        </w:rPr>
      </w:pPr>
      <w:r>
        <w:rPr>
          <w:rFonts w:cs="Times New Roman"/>
        </w:rPr>
        <w:t xml:space="preserve">Repetto, C., Mathias, B., Weichselbaum, O., &amp; Macedonia, M. (2021). Visual recognition of words learned with gestures induces motor resonance in the forearm muscles. </w:t>
      </w:r>
      <w:r>
        <w:rPr>
          <w:rFonts w:cs="Times New Roman"/>
          <w:i/>
          <w:iCs/>
        </w:rPr>
        <w:t>Scientific Reports</w:t>
      </w:r>
      <w:r>
        <w:rPr>
          <w:rFonts w:cs="Times New Roman"/>
        </w:rPr>
        <w:t xml:space="preserve">, </w:t>
      </w:r>
      <w:r>
        <w:rPr>
          <w:rFonts w:cs="Times New Roman"/>
          <w:i/>
          <w:iCs/>
        </w:rPr>
        <w:t>11</w:t>
      </w:r>
      <w:r>
        <w:rPr>
          <w:rFonts w:cs="Times New Roman"/>
        </w:rPr>
        <w:t>(1), 17278. https://doi.org/10.1038/s41598-021-96792-9</w:t>
      </w:r>
    </w:p>
    <w:p>
      <w:pPr>
        <w:pStyle w:val="Normal"/>
        <w:widowControl w:val="false"/>
        <w:spacing w:lineRule="auto" w:line="240"/>
        <w:ind w:hanging="480" w:start="480"/>
        <w:rPr>
          <w:rFonts w:cs="Times New Roman"/>
        </w:rPr>
      </w:pPr>
      <w:r>
        <w:rPr>
          <w:rFonts w:cs="Times New Roman"/>
        </w:rPr>
        <w:t xml:space="preserve">Roberts, B. R. T., MacLeod, C. M., &amp; Fernandes, M. A. (2022). The enactment effect: A systematic review and meta-analysis of behavioral,  neuroimaging, and patient studies. </w:t>
      </w:r>
      <w:r>
        <w:rPr>
          <w:rFonts w:cs="Times New Roman"/>
          <w:i/>
          <w:iCs/>
        </w:rPr>
        <w:t>Psychological Bulletin</w:t>
      </w:r>
      <w:r>
        <w:rPr>
          <w:rFonts w:cs="Times New Roman"/>
        </w:rPr>
        <w:t xml:space="preserve">, </w:t>
      </w:r>
      <w:r>
        <w:rPr>
          <w:rFonts w:cs="Times New Roman"/>
          <w:i/>
          <w:iCs/>
        </w:rPr>
        <w:t>148</w:t>
      </w:r>
      <w:r>
        <w:rPr>
          <w:rFonts w:cs="Times New Roman"/>
        </w:rPr>
        <w:t>(5–6), 397–434. https://doi.org/10.1037/bul0000360</w:t>
      </w:r>
    </w:p>
    <w:p>
      <w:pPr>
        <w:pStyle w:val="Normal"/>
        <w:widowControl w:val="false"/>
        <w:spacing w:lineRule="auto" w:line="240"/>
        <w:ind w:hanging="480" w:start="480"/>
        <w:rPr>
          <w:rFonts w:cs="Times New Roman"/>
        </w:rPr>
      </w:pPr>
      <w:r>
        <w:rPr>
          <w:rFonts w:cs="Times New Roman"/>
        </w:rPr>
        <w:t xml:space="preserve">Skulmowski, A., &amp; Rey, G. D. (2018). Embodied learning: introducing a taxonomy based on bodily engagement and task integration. </w:t>
      </w:r>
      <w:r>
        <w:rPr>
          <w:rFonts w:cs="Times New Roman"/>
          <w:i/>
          <w:iCs/>
        </w:rPr>
        <w:t>Cognitive Research: Principles and Implications</w:t>
      </w:r>
      <w:r>
        <w:rPr>
          <w:rFonts w:cs="Times New Roman"/>
        </w:rPr>
        <w:t xml:space="preserve">, </w:t>
      </w:r>
      <w:r>
        <w:rPr>
          <w:rFonts w:cs="Times New Roman"/>
          <w:i/>
          <w:iCs/>
        </w:rPr>
        <w:t>3</w:t>
      </w:r>
      <w:r>
        <w:rPr>
          <w:rFonts w:cs="Times New Roman"/>
        </w:rPr>
        <w:t>(1), 6. https://doi.org/10.1186/s41235-018-0092-9</w:t>
      </w:r>
    </w:p>
    <w:p>
      <w:pPr>
        <w:pStyle w:val="Normal"/>
        <w:widowControl w:val="false"/>
        <w:spacing w:lineRule="auto" w:line="240"/>
        <w:ind w:hanging="480" w:start="480"/>
        <w:rPr>
          <w:rFonts w:cs="Times New Roman"/>
        </w:rPr>
      </w:pPr>
      <w:r>
        <w:rPr>
          <w:rFonts w:cs="Times New Roman"/>
        </w:rPr>
        <w:t xml:space="preserve">Sweller, J. (1988). Cognitive Load During Problem Solving: Effects on Learning. </w:t>
      </w:r>
      <w:r>
        <w:rPr>
          <w:rFonts w:cs="Times New Roman"/>
          <w:i/>
          <w:iCs/>
        </w:rPr>
        <w:t>Cognitive Science</w:t>
      </w:r>
      <w:r>
        <w:rPr>
          <w:rFonts w:cs="Times New Roman"/>
        </w:rPr>
        <w:t xml:space="preserve">, </w:t>
      </w:r>
      <w:r>
        <w:rPr>
          <w:rFonts w:cs="Times New Roman"/>
          <w:i/>
          <w:iCs/>
        </w:rPr>
        <w:t>12</w:t>
      </w:r>
      <w:r>
        <w:rPr>
          <w:rFonts w:cs="Times New Roman"/>
        </w:rPr>
        <w:t>(2), 257–285. https://doi.org/10.1207/s15516709cog1202_4</w:t>
      </w:r>
    </w:p>
    <w:p>
      <w:pPr>
        <w:pStyle w:val="Normal"/>
        <w:widowControl w:val="false"/>
        <w:spacing w:lineRule="auto" w:line="240"/>
        <w:ind w:hanging="480" w:start="480"/>
        <w:rPr>
          <w:rFonts w:cs="Times New Roman"/>
        </w:rPr>
      </w:pPr>
      <w:r>
        <w:rPr>
          <w:rFonts w:cs="Times New Roman"/>
        </w:rPr>
        <w:t xml:space="preserve">Unmesh, A., Ramesh, K., Patel, M., Jain, R., &amp; Ramani, K. (2026). </w:t>
      </w:r>
      <w:r>
        <w:rPr>
          <w:rFonts w:cs="Times New Roman"/>
          <w:i/>
          <w:iCs/>
        </w:rPr>
        <w:t>Exploring Vision-Language Models for Open-Vocabulary Zero-Shot Action Segmentation</w:t>
      </w:r>
      <w:r>
        <w:rPr>
          <w:rFonts w:cs="Times New Roman"/>
        </w:rPr>
        <w:t>. https://doi.org/10.48550/arXiv.2602.21406</w:t>
      </w:r>
    </w:p>
    <w:p>
      <w:pPr>
        <w:pStyle w:val="Normal"/>
        <w:widowControl w:val="false"/>
        <w:spacing w:lineRule="auto" w:line="240"/>
        <w:ind w:hanging="480" w:start="480"/>
        <w:rPr>
          <w:rFonts w:cs="Times New Roman"/>
        </w:rPr>
      </w:pPr>
      <w:r>
        <w:rPr>
          <w:rFonts w:cs="Times New Roman"/>
        </w:rPr>
        <w:t xml:space="preserve">Vigliocco, G., Kousta, S.-T., Della Rosa, P. A., Vinson, D. P., Tettamanti, M., Devlin, J. T., &amp; Cappa, S. F. (2014). The neural representation of abstract words: the role of emotion. </w:t>
      </w:r>
      <w:r>
        <w:rPr>
          <w:rFonts w:cs="Times New Roman"/>
          <w:i/>
          <w:iCs/>
        </w:rPr>
        <w:t>Cerebral Cortex (New York, N.Y. : 1991)</w:t>
      </w:r>
      <w:r>
        <w:rPr>
          <w:rFonts w:cs="Times New Roman"/>
        </w:rPr>
        <w:t xml:space="preserve">, </w:t>
      </w:r>
      <w:r>
        <w:rPr>
          <w:rFonts w:cs="Times New Roman"/>
          <w:i/>
          <w:iCs/>
        </w:rPr>
        <w:t>24</w:t>
      </w:r>
      <w:r>
        <w:rPr>
          <w:rFonts w:cs="Times New Roman"/>
        </w:rPr>
        <w:t>(7), 1767–1777. https://doi.org/10.1093/cercor/bht025</w:t>
      </w:r>
    </w:p>
    <w:p>
      <w:pPr>
        <w:pStyle w:val="Normal"/>
        <w:widowControl w:val="false"/>
        <w:spacing w:lineRule="auto" w:line="240"/>
        <w:ind w:hanging="480" w:start="480"/>
        <w:rPr>
          <w:rFonts w:cs="Times New Roman"/>
        </w:rPr>
      </w:pPr>
      <w:r>
        <w:rPr>
          <w:rFonts w:cs="Times New Roman"/>
        </w:rPr>
        <w:t>Zhang, H., Li, X., &amp; Bing, L. (2023). Video-LLaMA: An Instruction-tuned Audio-Visual Language Model for Video Understanding. Proceedings of the 2023 Conference on Empirical Methods in Natural Language Processing: System Demonstrations, 543–553. https://doi.org/10.18653/v1/2023.emnlp-demo.49</w:t>
      </w:r>
    </w:p>
    <w:p>
      <w:pPr>
        <w:pStyle w:val="Normal"/>
        <w:widowControl w:val="false"/>
        <w:spacing w:lineRule="auto" w:line="240"/>
        <w:ind w:hanging="480" w:start="480"/>
        <w:rPr>
          <w:rFonts w:cs="Times New Roman"/>
        </w:rPr>
      </w:pPr>
      <w:r>
        <w:rPr>
          <w:rFonts w:cs="Times New Roman"/>
        </w:rPr>
        <w:t xml:space="preserve">Zheng, J., Anderson, K. L., Leal, S. L., Shestyuk, A., Gulsen, G., Mnatsakanyan, L., Vadera, S., Hsu, F. P. K., Yassa, M. A., Knight, R. T., &amp; Lin, J. J. (2017). Amygdala-hippocampal dynamics during salient information processing. </w:t>
      </w:r>
      <w:r>
        <w:rPr>
          <w:rFonts w:cs="Times New Roman"/>
          <w:i/>
          <w:iCs/>
        </w:rPr>
        <w:t>Nature Communications</w:t>
      </w:r>
      <w:r>
        <w:rPr>
          <w:rFonts w:cs="Times New Roman"/>
        </w:rPr>
        <w:t xml:space="preserve">, </w:t>
      </w:r>
      <w:r>
        <w:rPr>
          <w:rFonts w:cs="Times New Roman"/>
          <w:i/>
          <w:iCs/>
        </w:rPr>
        <w:t>8</w:t>
      </w:r>
      <w:r>
        <w:rPr>
          <w:rFonts w:cs="Times New Roman"/>
        </w:rPr>
        <w:t>, 14413. https://doi.org/10.1038/ncomms14413</w:t>
      </w:r>
    </w:p>
    <w:p>
      <w:pPr>
        <w:pStyle w:val="Normal"/>
        <w:widowControl w:val="false"/>
        <w:spacing w:lineRule="auto" w:line="240" w:before="0" w:after="0"/>
        <w:ind w:hanging="480" w:start="480"/>
        <w:rPr>
          <w:rFonts w:cs="Times New Roman"/>
        </w:rPr>
      </w:pPr>
      <w:r>
        <w:rPr>
          <w:rFonts w:cs="Times New Roman"/>
        </w:rPr>
        <w:t xml:space="preserve">Zimmer, H. D. (2001). </w:t>
      </w:r>
      <w:r>
        <w:rPr>
          <w:rFonts w:cs="Times New Roman"/>
          <w:i/>
          <w:iCs/>
        </w:rPr>
        <w:t>Memory for action : a distinct form of episodic memory?</w:t>
      </w:r>
      <w:r>
        <w:rPr>
          <w:rFonts w:cs="Times New Roman"/>
        </w:rPr>
        <w:t xml:space="preserve"> Oxford University Press.</w:t>
      </w:r>
    </w:p>
    <w:p>
      <w:pPr>
        <w:pStyle w:val="Normal"/>
        <w:rPr/>
      </w:pPr>
      <w:r>
        <w:rPr/>
      </w:r>
    </w:p>
    <w:p>
      <w:pPr>
        <w:pStyle w:val="Normal"/>
        <w:spacing w:before="0" w:after="120"/>
        <w:rPr/>
      </w:pPr>
      <w:r>
        <w:rPr/>
      </w:r>
      <w:r>
        <w:rPr/>
        <w:fldChar w:fldCharType="end"/>
      </w:r>
      <w:r>
        <w:rPr/>
        <w:commentReference w:id="31"/>
      </w:r>
    </w:p>
    <w:p>
      <w:pPr>
        <w:pStyle w:val="Normal"/>
        <w:rPr>
          <w:ins w:id="343" w:author="Codex" w:date="2026-10-20T13:30:13Z"/>
        </w:rPr>
      </w:pPr>
      <w:ins w:id="342" w:author="Codex" w:date="2026-10-20T13:30:13Z">
        <w:r>
          <w:rPr/>
        </w:r>
      </w:ins>
      <w:r>
        <w:br w:type="page"/>
      </w:r>
    </w:p>
    <w:p>
      <w:pPr>
        <w:pStyle w:val="Heading1"/>
        <w:spacing w:before="0" w:after="120"/>
        <w:rPr/>
      </w:pPr>
      <w:commentRangeStart w:id="32"/>
      <w:ins w:id="344" w:author="Codex" w:date="2026-10-20T13:30:13Z">
        <w:r>
          <w:rPr/>
          <w:t>Appendix A. Response-distribution diagnostics</w:t>
        </w:r>
      </w:ins>
      <w:commentRangeEnd w:id="32"/>
      <w:r>
        <w:commentReference w:id="32"/>
      </w:r>
      <w:r>
        <w:rPr/>
      </w:r>
    </w:p>
    <w:p>
      <w:pPr>
        <w:pStyle w:val="Normal"/>
        <w:rPr>
          <w:ins w:id="346" w:author="Codex" w:date="2026-10-20T13:30:13Z"/>
        </w:rPr>
      </w:pPr>
      <w:ins w:id="345" w:author="Codex" w:date="2026-10-20T13:30:13Z">
        <w:r>
          <w:rPr/>
          <w:t>Table A1. Endpoint / midpoint use by dimension and survey-language cohort (%)</w:t>
        </w:r>
      </w:ins>
    </w:p>
    <w:p>
      <w:pPr>
        <w:pStyle w:val="Normal"/>
        <w:rPr/>
      </w:pPr>
      <w:ins w:id="347" w:author="Codex" w:date="2026-10-20T13:30:13Z">
        <w:r>
          <w:rPr/>
          <w:t>Each cell reports the percentage of individual ratings at either endpoint (1 or 5), followed by the percentage at the midpoint (3). Each dimension has 1,460 German, 1,000 English, 1,020 Italian, and 1,120 Japanese ratings. All 4,600 retained evaluations, including controls, are included. These are descriptive distributions, not item-adjusted estimates of response style.</w:t>
        </w:r>
      </w:ins>
    </w:p>
    <w:tbl>
      <w:tblPr>
        <w:tblStyle w:val="Table"/>
        <w:tblW w:w="8150" w:type="dxa"/>
        <w:jc w:val="start"/>
        <w:tblInd w:w="100" w:type="dxa"/>
        <w:tblLayout w:type="fixed"/>
        <w:tblCellMar>
          <w:top w:w="75" w:type="dxa"/>
          <w:start w:w="100" w:type="dxa"/>
          <w:bottom w:w="75" w:type="dxa"/>
          <w:end w:w="100" w:type="dxa"/>
        </w:tblCellMar>
        <w:tblLook w:val="04a0" w:firstRow="1" w:noVBand="1" w:lastRow="0" w:firstColumn="1" w:lastColumn="0" w:noHBand="0"/>
      </w:tblPr>
      <w:tblGrid>
        <w:gridCol w:w="2850"/>
        <w:gridCol w:w="1325"/>
        <w:gridCol w:w="1324"/>
        <w:gridCol w:w="1325"/>
        <w:gridCol w:w="1326"/>
      </w:tblGrid>
      <w:tr>
        <w:trPr>
          <w:tblHeader w:val="true"/>
          <w:ins w:id="348" w:author="Codex" w:date="2026-10-20T13:30:13Z"/>
        </w:trPr>
        <w:tc>
          <w:tcPr>
            <w:tcW w:w="2850" w:type="dxa"/>
            <w:tcBorders>
              <w:bottom w:val="single" w:sz="6" w:space="0" w:color="000000"/>
            </w:tcBorders>
            <w:vAlign w:val="bottom"/>
          </w:tcPr>
          <w:p>
            <w:pPr>
              <w:pStyle w:val="Normal"/>
              <w:keepNext w:val="false"/>
              <w:spacing w:lineRule="auto" w:line="240" w:before="40" w:after="40"/>
              <w:rPr/>
            </w:pPr>
            <w:ins w:id="349" w:author="Codex" w:date="2026-10-20T13:30:13Z">
              <w:r>
                <w:rPr>
                  <w:b/>
                  <w:sz w:val="18"/>
                </w:rPr>
                <w:t>Dimension</w:t>
              </w:r>
            </w:ins>
          </w:p>
        </w:tc>
        <w:tc>
          <w:tcPr>
            <w:tcW w:w="1325" w:type="dxa"/>
            <w:tcBorders>
              <w:bottom w:val="single" w:sz="6" w:space="0" w:color="000000"/>
            </w:tcBorders>
            <w:vAlign w:val="bottom"/>
          </w:tcPr>
          <w:p>
            <w:pPr>
              <w:pStyle w:val="Normal"/>
              <w:spacing w:lineRule="auto" w:line="240" w:before="40" w:after="40"/>
              <w:rPr/>
            </w:pPr>
            <w:ins w:id="350" w:author="Codex" w:date="2026-10-20T13:30:13Z">
              <w:r>
                <w:rPr>
                  <w:b/>
                  <w:sz w:val="18"/>
                </w:rPr>
                <w:t>German</w:t>
              </w:r>
            </w:ins>
          </w:p>
        </w:tc>
        <w:tc>
          <w:tcPr>
            <w:tcW w:w="1324" w:type="dxa"/>
            <w:tcBorders>
              <w:bottom w:val="single" w:sz="6" w:space="0" w:color="000000"/>
            </w:tcBorders>
            <w:vAlign w:val="bottom"/>
          </w:tcPr>
          <w:p>
            <w:pPr>
              <w:pStyle w:val="Normal"/>
              <w:spacing w:lineRule="auto" w:line="240" w:before="40" w:after="40"/>
              <w:rPr/>
            </w:pPr>
            <w:ins w:id="351" w:author="Codex" w:date="2026-10-20T13:30:13Z">
              <w:r>
                <w:rPr>
                  <w:b/>
                  <w:sz w:val="18"/>
                </w:rPr>
                <w:t>English</w:t>
              </w:r>
            </w:ins>
          </w:p>
        </w:tc>
        <w:tc>
          <w:tcPr>
            <w:tcW w:w="1325" w:type="dxa"/>
            <w:tcBorders>
              <w:bottom w:val="single" w:sz="6" w:space="0" w:color="000000"/>
            </w:tcBorders>
            <w:vAlign w:val="bottom"/>
          </w:tcPr>
          <w:p>
            <w:pPr>
              <w:pStyle w:val="Normal"/>
              <w:spacing w:lineRule="auto" w:line="240" w:before="40" w:after="40"/>
              <w:rPr/>
            </w:pPr>
            <w:ins w:id="352" w:author="Codex" w:date="2026-10-20T13:30:13Z">
              <w:r>
                <w:rPr>
                  <w:b/>
                  <w:sz w:val="18"/>
                </w:rPr>
                <w:t>Italian</w:t>
              </w:r>
            </w:ins>
          </w:p>
        </w:tc>
        <w:tc>
          <w:tcPr>
            <w:tcW w:w="1326" w:type="dxa"/>
            <w:tcBorders>
              <w:bottom w:val="single" w:sz="6" w:space="0" w:color="000000"/>
            </w:tcBorders>
            <w:vAlign w:val="bottom"/>
          </w:tcPr>
          <w:p>
            <w:pPr>
              <w:pStyle w:val="Normal"/>
              <w:spacing w:lineRule="auto" w:line="240" w:before="40" w:after="40"/>
              <w:rPr/>
            </w:pPr>
            <w:ins w:id="353" w:author="Codex" w:date="2026-10-20T13:30:13Z">
              <w:r>
                <w:rPr>
                  <w:b/>
                  <w:sz w:val="18"/>
                </w:rPr>
                <w:t>Japanese</w:t>
              </w:r>
            </w:ins>
          </w:p>
        </w:tc>
      </w:tr>
      <w:tr>
        <w:trPr>
          <w:ins w:id="354" w:author="Codex" w:date="2026-10-20T13:30:13Z"/>
        </w:trPr>
        <w:tc>
          <w:tcPr>
            <w:tcW w:w="2850" w:type="dxa"/>
            <w:tcBorders/>
          </w:tcPr>
          <w:p>
            <w:pPr>
              <w:pStyle w:val="Normal"/>
              <w:keepNext w:val="false"/>
              <w:spacing w:lineRule="auto" w:line="240" w:before="40" w:after="40"/>
              <w:rPr/>
            </w:pPr>
            <w:ins w:id="355" w:author="Codex" w:date="2026-10-20T13:30:13Z">
              <w:r>
                <w:rPr>
                  <w:sz w:val="18"/>
                </w:rPr>
                <w:t>Iconicity</w:t>
              </w:r>
            </w:ins>
          </w:p>
        </w:tc>
        <w:tc>
          <w:tcPr>
            <w:tcW w:w="1325" w:type="dxa"/>
            <w:tcBorders/>
          </w:tcPr>
          <w:p>
            <w:pPr>
              <w:pStyle w:val="Normal"/>
              <w:spacing w:lineRule="auto" w:line="240" w:before="40" w:after="40"/>
              <w:rPr/>
            </w:pPr>
            <w:ins w:id="356" w:author="Codex" w:date="2026-10-20T13:30:13Z">
              <w:r>
                <w:rPr>
                  <w:sz w:val="18"/>
                </w:rPr>
                <w:t>36.8 / 21.7</w:t>
              </w:r>
            </w:ins>
          </w:p>
        </w:tc>
        <w:tc>
          <w:tcPr>
            <w:tcW w:w="1324" w:type="dxa"/>
            <w:tcBorders/>
          </w:tcPr>
          <w:p>
            <w:pPr>
              <w:pStyle w:val="Normal"/>
              <w:spacing w:lineRule="auto" w:line="240" w:before="40" w:after="40"/>
              <w:rPr/>
            </w:pPr>
            <w:ins w:id="357" w:author="Codex" w:date="2026-10-20T13:30:13Z">
              <w:r>
                <w:rPr>
                  <w:sz w:val="18"/>
                </w:rPr>
                <w:t>38.4 / 21.4</w:t>
              </w:r>
            </w:ins>
          </w:p>
        </w:tc>
        <w:tc>
          <w:tcPr>
            <w:tcW w:w="1325" w:type="dxa"/>
            <w:tcBorders/>
          </w:tcPr>
          <w:p>
            <w:pPr>
              <w:pStyle w:val="Normal"/>
              <w:spacing w:lineRule="auto" w:line="240" w:before="40" w:after="40"/>
              <w:rPr/>
            </w:pPr>
            <w:ins w:id="358" w:author="Codex" w:date="2026-10-20T13:30:13Z">
              <w:r>
                <w:rPr>
                  <w:sz w:val="18"/>
                </w:rPr>
                <w:t>36.3 / 22.5</w:t>
              </w:r>
            </w:ins>
          </w:p>
        </w:tc>
        <w:tc>
          <w:tcPr>
            <w:tcW w:w="1326" w:type="dxa"/>
            <w:tcBorders/>
          </w:tcPr>
          <w:p>
            <w:pPr>
              <w:pStyle w:val="Normal"/>
              <w:spacing w:lineRule="auto" w:line="240" w:before="40" w:after="40"/>
              <w:rPr/>
            </w:pPr>
            <w:ins w:id="359" w:author="Codex" w:date="2026-10-20T13:30:13Z">
              <w:r>
                <w:rPr>
                  <w:sz w:val="18"/>
                </w:rPr>
                <w:t>34.1 / 21.8</w:t>
              </w:r>
            </w:ins>
          </w:p>
        </w:tc>
      </w:tr>
      <w:tr>
        <w:trPr>
          <w:ins w:id="360" w:author="Codex" w:date="2026-10-20T13:30:13Z"/>
        </w:trPr>
        <w:tc>
          <w:tcPr>
            <w:tcW w:w="2850" w:type="dxa"/>
            <w:tcBorders/>
          </w:tcPr>
          <w:p>
            <w:pPr>
              <w:pStyle w:val="Normal"/>
              <w:keepNext w:val="false"/>
              <w:spacing w:lineRule="auto" w:line="240" w:before="40" w:after="40"/>
              <w:rPr/>
            </w:pPr>
            <w:ins w:id="361" w:author="Codex" w:date="2026-10-20T13:30:13Z">
              <w:r>
                <w:rPr>
                  <w:sz w:val="18"/>
                </w:rPr>
                <w:t>Sensorimotor imagery</w:t>
              </w:r>
            </w:ins>
          </w:p>
        </w:tc>
        <w:tc>
          <w:tcPr>
            <w:tcW w:w="1325" w:type="dxa"/>
            <w:tcBorders/>
          </w:tcPr>
          <w:p>
            <w:pPr>
              <w:pStyle w:val="Normal"/>
              <w:spacing w:lineRule="auto" w:line="240" w:before="40" w:after="40"/>
              <w:rPr/>
            </w:pPr>
            <w:ins w:id="362" w:author="Codex" w:date="2026-10-20T13:30:13Z">
              <w:r>
                <w:rPr>
                  <w:sz w:val="18"/>
                </w:rPr>
                <w:t>36.2 / 20.9</w:t>
              </w:r>
            </w:ins>
          </w:p>
        </w:tc>
        <w:tc>
          <w:tcPr>
            <w:tcW w:w="1324" w:type="dxa"/>
            <w:tcBorders/>
          </w:tcPr>
          <w:p>
            <w:pPr>
              <w:pStyle w:val="Normal"/>
              <w:spacing w:lineRule="auto" w:line="240" w:before="40" w:after="40"/>
              <w:rPr/>
            </w:pPr>
            <w:ins w:id="363" w:author="Codex" w:date="2026-10-20T13:30:13Z">
              <w:r>
                <w:rPr>
                  <w:sz w:val="18"/>
                </w:rPr>
                <w:t>39.5 / 21.4</w:t>
              </w:r>
            </w:ins>
          </w:p>
        </w:tc>
        <w:tc>
          <w:tcPr>
            <w:tcW w:w="1325" w:type="dxa"/>
            <w:tcBorders/>
          </w:tcPr>
          <w:p>
            <w:pPr>
              <w:pStyle w:val="Normal"/>
              <w:spacing w:lineRule="auto" w:line="240" w:before="40" w:after="40"/>
              <w:rPr/>
            </w:pPr>
            <w:ins w:id="364" w:author="Codex" w:date="2026-10-20T13:30:13Z">
              <w:r>
                <w:rPr>
                  <w:sz w:val="18"/>
                </w:rPr>
                <w:t>32.7 / 24.9</w:t>
              </w:r>
            </w:ins>
          </w:p>
        </w:tc>
        <w:tc>
          <w:tcPr>
            <w:tcW w:w="1326" w:type="dxa"/>
            <w:tcBorders/>
          </w:tcPr>
          <w:p>
            <w:pPr>
              <w:pStyle w:val="Normal"/>
              <w:spacing w:lineRule="auto" w:line="240" w:before="40" w:after="40"/>
              <w:rPr/>
            </w:pPr>
            <w:ins w:id="365" w:author="Codex" w:date="2026-10-20T13:30:13Z">
              <w:r>
                <w:rPr>
                  <w:sz w:val="18"/>
                </w:rPr>
                <w:t>35.9 / 21.3</w:t>
              </w:r>
            </w:ins>
          </w:p>
        </w:tc>
      </w:tr>
      <w:tr>
        <w:trPr>
          <w:ins w:id="366" w:author="Codex" w:date="2026-10-20T13:30:13Z"/>
        </w:trPr>
        <w:tc>
          <w:tcPr>
            <w:tcW w:w="2850" w:type="dxa"/>
            <w:tcBorders/>
          </w:tcPr>
          <w:p>
            <w:pPr>
              <w:pStyle w:val="Normal"/>
              <w:keepNext w:val="false"/>
              <w:spacing w:lineRule="auto" w:line="240" w:before="40" w:after="40"/>
              <w:rPr/>
            </w:pPr>
            <w:ins w:id="367" w:author="Codex" w:date="2026-10-20T13:30:13Z">
              <w:r>
                <w:rPr>
                  <w:sz w:val="18"/>
                </w:rPr>
                <w:t>Motional salience</w:t>
              </w:r>
            </w:ins>
          </w:p>
        </w:tc>
        <w:tc>
          <w:tcPr>
            <w:tcW w:w="1325" w:type="dxa"/>
            <w:tcBorders/>
          </w:tcPr>
          <w:p>
            <w:pPr>
              <w:pStyle w:val="Normal"/>
              <w:spacing w:lineRule="auto" w:line="240" w:before="40" w:after="40"/>
              <w:rPr/>
            </w:pPr>
            <w:ins w:id="368" w:author="Codex" w:date="2026-10-20T13:30:13Z">
              <w:r>
                <w:rPr>
                  <w:sz w:val="18"/>
                </w:rPr>
                <w:t>8.8 / 42.7</w:t>
              </w:r>
            </w:ins>
          </w:p>
        </w:tc>
        <w:tc>
          <w:tcPr>
            <w:tcW w:w="1324" w:type="dxa"/>
            <w:tcBorders/>
          </w:tcPr>
          <w:p>
            <w:pPr>
              <w:pStyle w:val="Normal"/>
              <w:spacing w:lineRule="auto" w:line="240" w:before="40" w:after="40"/>
              <w:rPr/>
            </w:pPr>
            <w:ins w:id="369" w:author="Codex" w:date="2026-10-20T13:30:13Z">
              <w:r>
                <w:rPr>
                  <w:sz w:val="18"/>
                </w:rPr>
                <w:t>13.6 / 39.6</w:t>
              </w:r>
            </w:ins>
          </w:p>
        </w:tc>
        <w:tc>
          <w:tcPr>
            <w:tcW w:w="1325" w:type="dxa"/>
            <w:tcBorders/>
          </w:tcPr>
          <w:p>
            <w:pPr>
              <w:pStyle w:val="Normal"/>
              <w:spacing w:lineRule="auto" w:line="240" w:before="40" w:after="40"/>
              <w:rPr/>
            </w:pPr>
            <w:ins w:id="370" w:author="Codex" w:date="2026-10-20T13:30:13Z">
              <w:r>
                <w:rPr>
                  <w:sz w:val="18"/>
                </w:rPr>
                <w:t>16.9 / 36.4</w:t>
              </w:r>
            </w:ins>
          </w:p>
        </w:tc>
        <w:tc>
          <w:tcPr>
            <w:tcW w:w="1326" w:type="dxa"/>
            <w:tcBorders/>
          </w:tcPr>
          <w:p>
            <w:pPr>
              <w:pStyle w:val="Normal"/>
              <w:spacing w:lineRule="auto" w:line="240" w:before="40" w:after="40"/>
              <w:rPr/>
            </w:pPr>
            <w:ins w:id="371" w:author="Codex" w:date="2026-10-20T13:30:13Z">
              <w:r>
                <w:rPr>
                  <w:sz w:val="18"/>
                </w:rPr>
                <w:t>9.0 / 40.4</w:t>
              </w:r>
            </w:ins>
          </w:p>
        </w:tc>
      </w:tr>
      <w:tr>
        <w:trPr>
          <w:ins w:id="372" w:author="Codex" w:date="2026-10-20T13:30:13Z"/>
        </w:trPr>
        <w:tc>
          <w:tcPr>
            <w:tcW w:w="2850" w:type="dxa"/>
            <w:tcBorders/>
          </w:tcPr>
          <w:p>
            <w:pPr>
              <w:pStyle w:val="Normal"/>
              <w:keepNext w:val="false"/>
              <w:spacing w:lineRule="auto" w:line="240" w:before="40" w:after="40"/>
              <w:rPr/>
            </w:pPr>
            <w:ins w:id="373" w:author="Codex" w:date="2026-10-20T13:30:13Z">
              <w:r>
                <w:rPr>
                  <w:sz w:val="18"/>
                </w:rPr>
                <w:t>Facial expression</w:t>
              </w:r>
            </w:ins>
          </w:p>
        </w:tc>
        <w:tc>
          <w:tcPr>
            <w:tcW w:w="1325" w:type="dxa"/>
            <w:tcBorders/>
          </w:tcPr>
          <w:p>
            <w:pPr>
              <w:pStyle w:val="Normal"/>
              <w:spacing w:lineRule="auto" w:line="240" w:before="40" w:after="40"/>
              <w:rPr/>
            </w:pPr>
            <w:ins w:id="374" w:author="Codex" w:date="2026-10-20T13:30:13Z">
              <w:r>
                <w:rPr>
                  <w:sz w:val="18"/>
                </w:rPr>
                <w:t>31.5 / 24.8</w:t>
              </w:r>
            </w:ins>
          </w:p>
        </w:tc>
        <w:tc>
          <w:tcPr>
            <w:tcW w:w="1324" w:type="dxa"/>
            <w:tcBorders/>
          </w:tcPr>
          <w:p>
            <w:pPr>
              <w:pStyle w:val="Normal"/>
              <w:spacing w:lineRule="auto" w:line="240" w:before="40" w:after="40"/>
              <w:rPr/>
            </w:pPr>
            <w:ins w:id="375" w:author="Codex" w:date="2026-10-20T13:30:13Z">
              <w:r>
                <w:rPr>
                  <w:sz w:val="18"/>
                </w:rPr>
                <w:t>49.3 / 13.2</w:t>
              </w:r>
            </w:ins>
          </w:p>
        </w:tc>
        <w:tc>
          <w:tcPr>
            <w:tcW w:w="1325" w:type="dxa"/>
            <w:tcBorders/>
          </w:tcPr>
          <w:p>
            <w:pPr>
              <w:pStyle w:val="Normal"/>
              <w:spacing w:lineRule="auto" w:line="240" w:before="40" w:after="40"/>
              <w:rPr/>
            </w:pPr>
            <w:ins w:id="376" w:author="Codex" w:date="2026-10-20T13:30:13Z">
              <w:r>
                <w:rPr>
                  <w:sz w:val="18"/>
                </w:rPr>
                <w:t>38.3 / 20.1</w:t>
              </w:r>
            </w:ins>
          </w:p>
        </w:tc>
        <w:tc>
          <w:tcPr>
            <w:tcW w:w="1326" w:type="dxa"/>
            <w:tcBorders/>
          </w:tcPr>
          <w:p>
            <w:pPr>
              <w:pStyle w:val="Normal"/>
              <w:spacing w:lineRule="auto" w:line="240" w:before="40" w:after="40"/>
              <w:rPr/>
            </w:pPr>
            <w:ins w:id="377" w:author="Codex" w:date="2026-10-20T13:30:13Z">
              <w:r>
                <w:rPr>
                  <w:sz w:val="18"/>
                </w:rPr>
                <w:t>31.2 / 25.5</w:t>
              </w:r>
            </w:ins>
          </w:p>
        </w:tc>
      </w:tr>
      <w:tr>
        <w:trPr>
          <w:ins w:id="378" w:author="Codex" w:date="2026-10-20T13:30:13Z"/>
        </w:trPr>
        <w:tc>
          <w:tcPr>
            <w:tcW w:w="2850" w:type="dxa"/>
            <w:tcBorders/>
          </w:tcPr>
          <w:p>
            <w:pPr>
              <w:pStyle w:val="Normal"/>
              <w:keepNext w:val="false"/>
              <w:spacing w:lineRule="auto" w:line="240" w:before="40" w:after="40"/>
              <w:rPr/>
            </w:pPr>
            <w:ins w:id="379" w:author="Codex" w:date="2026-10-20T13:30:13Z">
              <w:r>
                <w:rPr>
                  <w:sz w:val="18"/>
                </w:rPr>
                <w:t>Complexity fit</w:t>
              </w:r>
            </w:ins>
          </w:p>
        </w:tc>
        <w:tc>
          <w:tcPr>
            <w:tcW w:w="1325" w:type="dxa"/>
            <w:tcBorders/>
          </w:tcPr>
          <w:p>
            <w:pPr>
              <w:pStyle w:val="Normal"/>
              <w:spacing w:lineRule="auto" w:line="240" w:before="40" w:after="40"/>
              <w:rPr/>
            </w:pPr>
            <w:ins w:id="380" w:author="Codex" w:date="2026-10-20T13:30:13Z">
              <w:r>
                <w:rPr>
                  <w:sz w:val="18"/>
                </w:rPr>
                <w:t>26.0 / 30.0</w:t>
              </w:r>
            </w:ins>
          </w:p>
        </w:tc>
        <w:tc>
          <w:tcPr>
            <w:tcW w:w="1324" w:type="dxa"/>
            <w:tcBorders/>
          </w:tcPr>
          <w:p>
            <w:pPr>
              <w:pStyle w:val="Normal"/>
              <w:spacing w:lineRule="auto" w:line="240" w:before="40" w:after="40"/>
              <w:rPr/>
            </w:pPr>
            <w:ins w:id="381" w:author="Codex" w:date="2026-10-20T13:30:13Z">
              <w:r>
                <w:rPr>
                  <w:sz w:val="18"/>
                </w:rPr>
                <w:t>32.2 / 24.1</w:t>
              </w:r>
            </w:ins>
          </w:p>
        </w:tc>
        <w:tc>
          <w:tcPr>
            <w:tcW w:w="1325" w:type="dxa"/>
            <w:tcBorders/>
          </w:tcPr>
          <w:p>
            <w:pPr>
              <w:pStyle w:val="Normal"/>
              <w:spacing w:lineRule="auto" w:line="240" w:before="40" w:after="40"/>
              <w:rPr/>
            </w:pPr>
            <w:ins w:id="382" w:author="Codex" w:date="2026-10-20T13:30:13Z">
              <w:r>
                <w:rPr>
                  <w:sz w:val="18"/>
                </w:rPr>
                <w:t>28.6 / 25.6</w:t>
              </w:r>
            </w:ins>
          </w:p>
        </w:tc>
        <w:tc>
          <w:tcPr>
            <w:tcW w:w="1326" w:type="dxa"/>
            <w:tcBorders/>
          </w:tcPr>
          <w:p>
            <w:pPr>
              <w:pStyle w:val="Normal"/>
              <w:spacing w:lineRule="auto" w:line="240" w:before="40" w:after="40"/>
              <w:rPr/>
            </w:pPr>
            <w:ins w:id="383" w:author="Codex" w:date="2026-10-20T13:30:13Z">
              <w:r>
                <w:rPr>
                  <w:sz w:val="18"/>
                </w:rPr>
                <w:t>20.0 / 32.2</w:t>
              </w:r>
            </w:ins>
          </w:p>
        </w:tc>
      </w:tr>
      <w:tr>
        <w:trPr>
          <w:ins w:id="384" w:author="Codex" w:date="2026-10-20T13:30:13Z"/>
        </w:trPr>
        <w:tc>
          <w:tcPr>
            <w:tcW w:w="2850" w:type="dxa"/>
            <w:tcBorders/>
          </w:tcPr>
          <w:p>
            <w:pPr>
              <w:pStyle w:val="Normal"/>
              <w:keepNext w:val="false"/>
              <w:spacing w:lineRule="auto" w:line="240" w:before="40" w:after="40"/>
              <w:rPr/>
            </w:pPr>
            <w:ins w:id="385" w:author="Codex" w:date="2026-10-20T13:30:13Z">
              <w:r>
                <w:rPr>
                  <w:sz w:val="18"/>
                </w:rPr>
                <w:t>Cultural familiarity</w:t>
              </w:r>
            </w:ins>
          </w:p>
        </w:tc>
        <w:tc>
          <w:tcPr>
            <w:tcW w:w="1325" w:type="dxa"/>
            <w:tcBorders/>
          </w:tcPr>
          <w:p>
            <w:pPr>
              <w:pStyle w:val="Normal"/>
              <w:spacing w:lineRule="auto" w:line="240" w:before="40" w:after="40"/>
              <w:rPr/>
            </w:pPr>
            <w:ins w:id="386" w:author="Codex" w:date="2026-10-20T13:30:13Z">
              <w:r>
                <w:rPr>
                  <w:sz w:val="18"/>
                </w:rPr>
                <w:t>44.5 / 18.8</w:t>
              </w:r>
            </w:ins>
          </w:p>
        </w:tc>
        <w:tc>
          <w:tcPr>
            <w:tcW w:w="1324" w:type="dxa"/>
            <w:tcBorders/>
          </w:tcPr>
          <w:p>
            <w:pPr>
              <w:pStyle w:val="Normal"/>
              <w:spacing w:lineRule="auto" w:line="240" w:before="40" w:after="40"/>
              <w:rPr/>
            </w:pPr>
            <w:ins w:id="387" w:author="Codex" w:date="2026-10-20T13:30:13Z">
              <w:r>
                <w:rPr>
                  <w:sz w:val="18"/>
                </w:rPr>
                <w:t>49.2 / 16.7</w:t>
              </w:r>
            </w:ins>
          </w:p>
        </w:tc>
        <w:tc>
          <w:tcPr>
            <w:tcW w:w="1325" w:type="dxa"/>
            <w:tcBorders/>
          </w:tcPr>
          <w:p>
            <w:pPr>
              <w:pStyle w:val="Normal"/>
              <w:spacing w:lineRule="auto" w:line="240" w:before="40" w:after="40"/>
              <w:rPr/>
            </w:pPr>
            <w:ins w:id="388" w:author="Codex" w:date="2026-10-20T13:30:13Z">
              <w:r>
                <w:rPr>
                  <w:sz w:val="18"/>
                </w:rPr>
                <w:t>36.1 / 22.8</w:t>
              </w:r>
            </w:ins>
          </w:p>
        </w:tc>
        <w:tc>
          <w:tcPr>
            <w:tcW w:w="1326" w:type="dxa"/>
            <w:tcBorders/>
          </w:tcPr>
          <w:p>
            <w:pPr>
              <w:pStyle w:val="Normal"/>
              <w:spacing w:lineRule="auto" w:line="240" w:before="40" w:after="40"/>
              <w:rPr/>
            </w:pPr>
            <w:ins w:id="389" w:author="Codex" w:date="2026-10-20T13:30:13Z">
              <w:r>
                <w:rPr>
                  <w:sz w:val="18"/>
                </w:rPr>
                <w:t>42.4 / 18.8</w:t>
              </w:r>
            </w:ins>
          </w:p>
        </w:tc>
      </w:tr>
      <w:tr>
        <w:trPr>
          <w:ins w:id="390" w:author="Codex" w:date="2026-10-20T13:30:13Z"/>
        </w:trPr>
        <w:tc>
          <w:tcPr>
            <w:tcW w:w="2850" w:type="dxa"/>
            <w:tcBorders/>
          </w:tcPr>
          <w:p>
            <w:pPr>
              <w:pStyle w:val="Normal"/>
              <w:keepNext w:val="false"/>
              <w:spacing w:lineRule="auto" w:line="240" w:before="40" w:after="40"/>
              <w:rPr/>
            </w:pPr>
            <w:ins w:id="391" w:author="Codex" w:date="2026-10-20T13:30:13Z">
              <w:r>
                <w:rPr>
                  <w:sz w:val="18"/>
                </w:rPr>
                <w:t>Enactment potential</w:t>
              </w:r>
            </w:ins>
          </w:p>
        </w:tc>
        <w:tc>
          <w:tcPr>
            <w:tcW w:w="1325" w:type="dxa"/>
            <w:tcBorders/>
          </w:tcPr>
          <w:p>
            <w:pPr>
              <w:pStyle w:val="Normal"/>
              <w:spacing w:lineRule="auto" w:line="240" w:before="40" w:after="40"/>
              <w:rPr/>
            </w:pPr>
            <w:ins w:id="392" w:author="Codex" w:date="2026-10-20T13:30:13Z">
              <w:r>
                <w:rPr>
                  <w:sz w:val="18"/>
                </w:rPr>
                <w:t>39.5 / 16.5</w:t>
              </w:r>
            </w:ins>
          </w:p>
        </w:tc>
        <w:tc>
          <w:tcPr>
            <w:tcW w:w="1324" w:type="dxa"/>
            <w:tcBorders/>
          </w:tcPr>
          <w:p>
            <w:pPr>
              <w:pStyle w:val="Normal"/>
              <w:spacing w:lineRule="auto" w:line="240" w:before="40" w:after="40"/>
              <w:rPr/>
            </w:pPr>
            <w:ins w:id="393" w:author="Codex" w:date="2026-10-20T13:30:13Z">
              <w:r>
                <w:rPr>
                  <w:sz w:val="18"/>
                </w:rPr>
                <w:t>47.3 / 17.2</w:t>
              </w:r>
            </w:ins>
          </w:p>
        </w:tc>
        <w:tc>
          <w:tcPr>
            <w:tcW w:w="1325" w:type="dxa"/>
            <w:tcBorders/>
          </w:tcPr>
          <w:p>
            <w:pPr>
              <w:pStyle w:val="Normal"/>
              <w:spacing w:lineRule="auto" w:line="240" w:before="40" w:after="40"/>
              <w:rPr/>
            </w:pPr>
            <w:ins w:id="394" w:author="Codex" w:date="2026-10-20T13:30:13Z">
              <w:r>
                <w:rPr>
                  <w:sz w:val="18"/>
                </w:rPr>
                <w:t>48.0 / 16.1</w:t>
              </w:r>
            </w:ins>
          </w:p>
        </w:tc>
        <w:tc>
          <w:tcPr>
            <w:tcW w:w="1326" w:type="dxa"/>
            <w:tcBorders/>
          </w:tcPr>
          <w:p>
            <w:pPr>
              <w:pStyle w:val="Normal"/>
              <w:spacing w:lineRule="auto" w:line="240" w:before="40" w:after="40"/>
              <w:rPr/>
            </w:pPr>
            <w:ins w:id="395" w:author="Codex" w:date="2026-10-20T13:30:13Z">
              <w:r>
                <w:rPr>
                  <w:sz w:val="18"/>
                </w:rPr>
                <w:t>34.3 / 25.4</w:t>
              </w:r>
            </w:ins>
          </w:p>
        </w:tc>
      </w:tr>
    </w:tbl>
    <w:p>
      <w:pPr>
        <w:pStyle w:val="Normal"/>
        <w:rPr>
          <w:ins w:id="397" w:author="Codex" w:date="2026-10-20T13:30:13Z"/>
        </w:rPr>
      </w:pPr>
      <w:ins w:id="396" w:author="Codex" w:date="2026-10-20T13:30:13Z">
        <w:r>
          <w:rPr/>
          <w:t>The participant workbook used for these calculations was verified against the SHA-256 recorded in the existing analysis audit; it contains 4,600 retained evaluations from 230 participants. No participant identifiers or trial-level rows are reproduced here.</w:t>
        </w:r>
      </w:ins>
    </w:p>
    <w:p>
      <w:pPr>
        <w:pStyle w:val="Heading1"/>
        <w:rPr/>
      </w:pPr>
      <w:commentRangeStart w:id="33"/>
      <w:ins w:id="398" w:author="Codex" w:date="2026-10-20T13:30:13Z">
        <w:r>
          <w:rPr/>
          <w:t>Appendix B. Model provenance and parsing audit</w:t>
        </w:r>
      </w:ins>
      <w:commentRangeEnd w:id="33"/>
      <w:r>
        <w:commentReference w:id="33"/>
      </w:r>
      <w:r>
        <w:rPr/>
      </w:r>
    </w:p>
    <w:p>
      <w:pPr>
        <w:pStyle w:val="Normal"/>
        <w:rPr>
          <w:ins w:id="400" w:author="Codex" w:date="2026-10-20T13:30:13Z"/>
        </w:rPr>
      </w:pPr>
      <w:ins w:id="399" w:author="Codex" w:date="2026-10-20T13:30:13Z">
        <w:r>
          <w:rPr/>
          <w:t>Table B1. Saved model identifiers, access routes, and evaluation dates</w:t>
        </w:r>
      </w:ins>
    </w:p>
    <w:p>
      <w:pPr>
        <w:pStyle w:val="Normal"/>
        <w:rPr/>
      </w:pPr>
      <w:ins w:id="401" w:author="Codex" w:date="2026-10-20T13:30:13Z">
        <w:r>
          <w:rPr/>
          <w:t>“</w:t>
        </w:r>
      </w:ins>
      <w:ins w:id="402" w:author="Codex" w:date="2026-10-20T13:30:13Z">
        <w:r>
          <w:rPr/>
          <w:t>Not retained” means the exact evaluation date cannot be recovered from the retained analysis package; it is not inferred from a directory name or file modification time. Identifiers are copied verbatim from the frozen model metadata. A provider alias does not establish an immutable model snapshot. The native Gemini routes and auxiliary frame route are documented by the saved inference scripts; exact requested identifiers remain unavailable for these three configurations.</w:t>
        </w:r>
      </w:ins>
    </w:p>
    <w:tbl>
      <w:tblPr>
        <w:tblStyle w:val="Table"/>
        <w:tblW w:w="8150" w:type="dxa"/>
        <w:jc w:val="start"/>
        <w:tblInd w:w="100" w:type="dxa"/>
        <w:tblLayout w:type="fixed"/>
        <w:tblCellMar>
          <w:top w:w="75" w:type="dxa"/>
          <w:start w:w="100" w:type="dxa"/>
          <w:bottom w:w="75" w:type="dxa"/>
          <w:end w:w="100" w:type="dxa"/>
        </w:tblCellMar>
        <w:tblLook w:val="04a0" w:firstRow="1" w:noVBand="1" w:lastRow="0" w:firstColumn="1" w:lastColumn="0" w:noHBand="0"/>
      </w:tblPr>
      <w:tblGrid>
        <w:gridCol w:w="3000"/>
        <w:gridCol w:w="2700"/>
        <w:gridCol w:w="1449"/>
        <w:gridCol w:w="1001"/>
      </w:tblGrid>
      <w:tr>
        <w:trPr>
          <w:tblHeader w:val="true"/>
          <w:ins w:id="403" w:author="Codex" w:date="2026-10-20T13:30:13Z"/>
        </w:trPr>
        <w:tc>
          <w:tcPr>
            <w:tcW w:w="3000" w:type="dxa"/>
            <w:tcBorders>
              <w:bottom w:val="single" w:sz="6" w:space="0" w:color="000000"/>
            </w:tcBorders>
            <w:vAlign w:val="bottom"/>
          </w:tcPr>
          <w:p>
            <w:pPr>
              <w:pStyle w:val="Normal"/>
              <w:keepNext w:val="false"/>
              <w:spacing w:lineRule="auto" w:line="240" w:before="40" w:after="40"/>
              <w:rPr/>
            </w:pPr>
            <w:ins w:id="404" w:author="Codex" w:date="2026-10-20T13:30:13Z">
              <w:r>
                <w:rPr>
                  <w:b/>
                  <w:sz w:val="18"/>
                </w:rPr>
                <w:t>Configuration</w:t>
              </w:r>
            </w:ins>
          </w:p>
        </w:tc>
        <w:tc>
          <w:tcPr>
            <w:tcW w:w="2700" w:type="dxa"/>
            <w:tcBorders>
              <w:bottom w:val="single" w:sz="6" w:space="0" w:color="000000"/>
            </w:tcBorders>
            <w:vAlign w:val="bottom"/>
          </w:tcPr>
          <w:p>
            <w:pPr>
              <w:pStyle w:val="Normal"/>
              <w:spacing w:lineRule="auto" w:line="240" w:before="40" w:after="40"/>
              <w:rPr/>
            </w:pPr>
            <w:ins w:id="405" w:author="Codex" w:date="2026-10-20T13:30:13Z">
              <w:r>
                <w:rPr>
                  <w:b/>
                  <w:sz w:val="18"/>
                </w:rPr>
                <w:t>Saved exact ID</w:t>
              </w:r>
            </w:ins>
          </w:p>
        </w:tc>
        <w:tc>
          <w:tcPr>
            <w:tcW w:w="1449" w:type="dxa"/>
            <w:tcBorders>
              <w:bottom w:val="single" w:sz="6" w:space="0" w:color="000000"/>
            </w:tcBorders>
            <w:vAlign w:val="bottom"/>
          </w:tcPr>
          <w:p>
            <w:pPr>
              <w:pStyle w:val="Normal"/>
              <w:spacing w:lineRule="auto" w:line="240" w:before="40" w:after="40"/>
              <w:rPr/>
            </w:pPr>
            <w:ins w:id="406" w:author="Codex" w:date="2026-10-20T13:30:13Z">
              <w:r>
                <w:rPr>
                  <w:b/>
                  <w:sz w:val="18"/>
                </w:rPr>
                <w:t>Access route</w:t>
              </w:r>
            </w:ins>
          </w:p>
        </w:tc>
        <w:tc>
          <w:tcPr>
            <w:tcW w:w="1001" w:type="dxa"/>
            <w:tcBorders>
              <w:bottom w:val="single" w:sz="6" w:space="0" w:color="000000"/>
            </w:tcBorders>
            <w:vAlign w:val="bottom"/>
          </w:tcPr>
          <w:p>
            <w:pPr>
              <w:pStyle w:val="Normal"/>
              <w:spacing w:lineRule="auto" w:line="240" w:before="40" w:after="40"/>
              <w:rPr/>
            </w:pPr>
            <w:ins w:id="407" w:author="Codex" w:date="2026-10-20T13:30:13Z">
              <w:r>
                <w:rPr>
                  <w:b/>
                  <w:sz w:val="18"/>
                </w:rPr>
                <w:t>Date</w:t>
              </w:r>
            </w:ins>
          </w:p>
        </w:tc>
      </w:tr>
      <w:tr>
        <w:trPr>
          <w:ins w:id="408" w:author="Codex" w:date="2026-10-20T13:30:13Z"/>
        </w:trPr>
        <w:tc>
          <w:tcPr>
            <w:tcW w:w="3000" w:type="dxa"/>
            <w:tcBorders/>
          </w:tcPr>
          <w:p>
            <w:pPr>
              <w:pStyle w:val="Normal"/>
              <w:keepNext w:val="false"/>
              <w:spacing w:lineRule="auto" w:line="240" w:before="40" w:after="40"/>
              <w:rPr/>
            </w:pPr>
            <w:ins w:id="409" w:author="Codex" w:date="2026-10-20T13:30:13Z">
              <w:r>
                <w:rPr>
                  <w:sz w:val="18"/>
                </w:rPr>
                <w:t>Gemini 3.8 Flash; 1 fps video</w:t>
              </w:r>
            </w:ins>
          </w:p>
        </w:tc>
        <w:tc>
          <w:tcPr>
            <w:tcW w:w="2700" w:type="dxa"/>
            <w:tcBorders/>
          </w:tcPr>
          <w:p>
            <w:pPr>
              <w:pStyle w:val="Normal"/>
              <w:spacing w:lineRule="auto" w:line="240" w:before="40" w:after="40"/>
              <w:rPr/>
            </w:pPr>
            <w:ins w:id="410" w:author="Codex" w:date="2026-10-20T13:30:13Z">
              <w:r>
                <w:rPr>
                  <w:sz w:val="18"/>
                </w:rPr>
                <w:t>google/gemini-3.8-flash</w:t>
              </w:r>
            </w:ins>
          </w:p>
        </w:tc>
        <w:tc>
          <w:tcPr>
            <w:tcW w:w="1449" w:type="dxa"/>
            <w:tcBorders/>
          </w:tcPr>
          <w:p>
            <w:pPr>
              <w:pStyle w:val="Normal"/>
              <w:spacing w:lineRule="auto" w:line="240" w:before="40" w:after="40"/>
              <w:rPr/>
            </w:pPr>
            <w:ins w:id="411" w:author="Codex" w:date="2026-10-20T13:30:13Z">
              <w:r>
                <w:rPr>
                  <w:sz w:val="18"/>
                </w:rPr>
                <w:t>OpenRouter</w:t>
              </w:r>
            </w:ins>
          </w:p>
        </w:tc>
        <w:tc>
          <w:tcPr>
            <w:tcW w:w="1001" w:type="dxa"/>
            <w:tcBorders/>
          </w:tcPr>
          <w:p>
            <w:pPr>
              <w:pStyle w:val="Normal"/>
              <w:spacing w:lineRule="auto" w:line="240" w:before="40" w:after="40"/>
              <w:rPr/>
            </w:pPr>
            <w:ins w:id="412" w:author="Codex" w:date="2026-10-20T13:30:13Z">
              <w:r>
                <w:rPr>
                  <w:sz w:val="18"/>
                </w:rPr>
                <w:t>Not retained</w:t>
              </w:r>
            </w:ins>
          </w:p>
        </w:tc>
      </w:tr>
      <w:tr>
        <w:trPr>
          <w:ins w:id="413" w:author="Codex" w:date="2026-10-20T13:30:13Z"/>
        </w:trPr>
        <w:tc>
          <w:tcPr>
            <w:tcW w:w="3000" w:type="dxa"/>
            <w:tcBorders/>
          </w:tcPr>
          <w:p>
            <w:pPr>
              <w:pStyle w:val="Normal"/>
              <w:keepNext w:val="false"/>
              <w:spacing w:lineRule="auto" w:line="240" w:before="40" w:after="40"/>
              <w:rPr/>
            </w:pPr>
            <w:ins w:id="414" w:author="Codex" w:date="2026-10-20T13:30:13Z">
              <w:r>
                <w:rPr>
                  <w:sz w:val="18"/>
                </w:rPr>
                <w:t>Qwen 3.8 Max; 1 fps video</w:t>
              </w:r>
            </w:ins>
          </w:p>
        </w:tc>
        <w:tc>
          <w:tcPr>
            <w:tcW w:w="2700" w:type="dxa"/>
            <w:tcBorders/>
          </w:tcPr>
          <w:p>
            <w:pPr>
              <w:pStyle w:val="Normal"/>
              <w:spacing w:lineRule="auto" w:line="240" w:before="40" w:after="40"/>
              <w:rPr/>
            </w:pPr>
            <w:ins w:id="415" w:author="Codex" w:date="2026-10-20T13:30:13Z">
              <w:r>
                <w:rPr>
                  <w:sz w:val="18"/>
                </w:rPr>
                <w:t>qwen/qwen3.8-max-0902</w:t>
              </w:r>
            </w:ins>
          </w:p>
        </w:tc>
        <w:tc>
          <w:tcPr>
            <w:tcW w:w="1449" w:type="dxa"/>
            <w:tcBorders/>
          </w:tcPr>
          <w:p>
            <w:pPr>
              <w:pStyle w:val="Normal"/>
              <w:spacing w:lineRule="auto" w:line="240" w:before="40" w:after="40"/>
              <w:rPr/>
            </w:pPr>
            <w:ins w:id="416" w:author="Codex" w:date="2026-10-20T13:30:13Z">
              <w:r>
                <w:rPr>
                  <w:sz w:val="18"/>
                </w:rPr>
                <w:t>OpenRouter</w:t>
              </w:r>
            </w:ins>
          </w:p>
        </w:tc>
        <w:tc>
          <w:tcPr>
            <w:tcW w:w="1001" w:type="dxa"/>
            <w:tcBorders/>
          </w:tcPr>
          <w:p>
            <w:pPr>
              <w:pStyle w:val="Normal"/>
              <w:spacing w:lineRule="auto" w:line="240" w:before="40" w:after="40"/>
              <w:rPr/>
            </w:pPr>
            <w:ins w:id="417" w:author="Codex" w:date="2026-10-20T13:30:13Z">
              <w:r>
                <w:rPr>
                  <w:sz w:val="18"/>
                </w:rPr>
                <w:t>Not retained</w:t>
              </w:r>
            </w:ins>
          </w:p>
        </w:tc>
      </w:tr>
      <w:tr>
        <w:trPr>
          <w:ins w:id="418" w:author="Codex" w:date="2026-10-20T13:30:13Z"/>
        </w:trPr>
        <w:tc>
          <w:tcPr>
            <w:tcW w:w="3000" w:type="dxa"/>
            <w:tcBorders/>
          </w:tcPr>
          <w:p>
            <w:pPr>
              <w:pStyle w:val="Normal"/>
              <w:keepNext w:val="false"/>
              <w:spacing w:lineRule="auto" w:line="240" w:before="40" w:after="40"/>
              <w:rPr/>
            </w:pPr>
            <w:ins w:id="419" w:author="Codex" w:date="2026-10-20T13:30:13Z">
              <w:r>
                <w:rPr>
                  <w:sz w:val="18"/>
                </w:rPr>
                <w:t>GPT-5.6 Luna; 2 fps frames</w:t>
              </w:r>
            </w:ins>
          </w:p>
        </w:tc>
        <w:tc>
          <w:tcPr>
            <w:tcW w:w="2700" w:type="dxa"/>
            <w:tcBorders/>
          </w:tcPr>
          <w:p>
            <w:pPr>
              <w:pStyle w:val="Normal"/>
              <w:spacing w:lineRule="auto" w:line="240" w:before="40" w:after="40"/>
              <w:rPr/>
            </w:pPr>
            <w:ins w:id="420" w:author="Codex" w:date="2026-10-20T13:30:13Z">
              <w:r>
                <w:rPr>
                  <w:sz w:val="18"/>
                </w:rPr>
                <w:t>openai/gpt-5.6-luna</w:t>
              </w:r>
            </w:ins>
          </w:p>
        </w:tc>
        <w:tc>
          <w:tcPr>
            <w:tcW w:w="1449" w:type="dxa"/>
            <w:tcBorders/>
          </w:tcPr>
          <w:p>
            <w:pPr>
              <w:pStyle w:val="Normal"/>
              <w:spacing w:lineRule="auto" w:line="240" w:before="40" w:after="40"/>
              <w:rPr/>
            </w:pPr>
            <w:ins w:id="421" w:author="Codex" w:date="2026-10-20T13:30:13Z">
              <w:r>
                <w:rPr>
                  <w:sz w:val="18"/>
                </w:rPr>
                <w:t>OpenRouter</w:t>
              </w:r>
            </w:ins>
          </w:p>
        </w:tc>
        <w:tc>
          <w:tcPr>
            <w:tcW w:w="1001" w:type="dxa"/>
            <w:tcBorders/>
          </w:tcPr>
          <w:p>
            <w:pPr>
              <w:pStyle w:val="Normal"/>
              <w:spacing w:lineRule="auto" w:line="240" w:before="40" w:after="40"/>
              <w:rPr/>
            </w:pPr>
            <w:ins w:id="422" w:author="Codex" w:date="2026-10-20T13:30:13Z">
              <w:r>
                <w:rPr>
                  <w:sz w:val="18"/>
                </w:rPr>
                <w:t>Not retained</w:t>
              </w:r>
            </w:ins>
          </w:p>
        </w:tc>
      </w:tr>
      <w:tr>
        <w:trPr>
          <w:ins w:id="423" w:author="Codex" w:date="2026-10-20T13:30:13Z"/>
        </w:trPr>
        <w:tc>
          <w:tcPr>
            <w:tcW w:w="3000" w:type="dxa"/>
            <w:tcBorders/>
          </w:tcPr>
          <w:p>
            <w:pPr>
              <w:pStyle w:val="Normal"/>
              <w:keepNext w:val="false"/>
              <w:spacing w:lineRule="auto" w:line="240" w:before="40" w:after="40"/>
              <w:rPr/>
            </w:pPr>
            <w:ins w:id="424" w:author="Codex" w:date="2026-10-20T13:30:13Z">
              <w:r>
                <w:rPr>
                  <w:sz w:val="18"/>
                </w:rPr>
                <w:t>GPT-5.6 Sol; 2 fps frames</w:t>
              </w:r>
            </w:ins>
          </w:p>
        </w:tc>
        <w:tc>
          <w:tcPr>
            <w:tcW w:w="2700" w:type="dxa"/>
            <w:tcBorders/>
          </w:tcPr>
          <w:p>
            <w:pPr>
              <w:pStyle w:val="Normal"/>
              <w:spacing w:lineRule="auto" w:line="240" w:before="40" w:after="40"/>
              <w:rPr/>
            </w:pPr>
            <w:ins w:id="425" w:author="Codex" w:date="2026-10-20T13:30:13Z">
              <w:r>
                <w:rPr>
                  <w:sz w:val="18"/>
                </w:rPr>
                <w:t>openai/gpt-5.6-sol</w:t>
              </w:r>
            </w:ins>
          </w:p>
        </w:tc>
        <w:tc>
          <w:tcPr>
            <w:tcW w:w="1449" w:type="dxa"/>
            <w:tcBorders/>
          </w:tcPr>
          <w:p>
            <w:pPr>
              <w:pStyle w:val="Normal"/>
              <w:spacing w:lineRule="auto" w:line="240" w:before="40" w:after="40"/>
              <w:rPr/>
            </w:pPr>
            <w:ins w:id="426" w:author="Codex" w:date="2026-10-20T13:30:13Z">
              <w:r>
                <w:rPr>
                  <w:sz w:val="18"/>
                </w:rPr>
                <w:t>OpenRouter</w:t>
              </w:r>
            </w:ins>
          </w:p>
        </w:tc>
        <w:tc>
          <w:tcPr>
            <w:tcW w:w="1001" w:type="dxa"/>
            <w:tcBorders/>
          </w:tcPr>
          <w:p>
            <w:pPr>
              <w:pStyle w:val="Normal"/>
              <w:spacing w:lineRule="auto" w:line="240" w:before="40" w:after="40"/>
              <w:rPr/>
            </w:pPr>
            <w:ins w:id="427" w:author="Codex" w:date="2026-10-20T13:30:13Z">
              <w:r>
                <w:rPr>
                  <w:sz w:val="18"/>
                </w:rPr>
                <w:t>Not retained</w:t>
              </w:r>
            </w:ins>
          </w:p>
        </w:tc>
      </w:tr>
      <w:tr>
        <w:trPr>
          <w:ins w:id="428" w:author="Codex" w:date="2026-10-20T13:30:13Z"/>
        </w:trPr>
        <w:tc>
          <w:tcPr>
            <w:tcW w:w="3000" w:type="dxa"/>
            <w:tcBorders/>
          </w:tcPr>
          <w:p>
            <w:pPr>
              <w:pStyle w:val="Normal"/>
              <w:keepNext w:val="false"/>
              <w:spacing w:lineRule="auto" w:line="240" w:before="40" w:after="40"/>
              <w:rPr/>
            </w:pPr>
            <w:ins w:id="429" w:author="Codex" w:date="2026-10-20T13:30:13Z">
              <w:r>
                <w:rPr>
                  <w:sz w:val="18"/>
                </w:rPr>
                <w:t>GPT-5.6 Sol; 1 fps frames</w:t>
              </w:r>
            </w:ins>
          </w:p>
        </w:tc>
        <w:tc>
          <w:tcPr>
            <w:tcW w:w="2700" w:type="dxa"/>
            <w:tcBorders/>
          </w:tcPr>
          <w:p>
            <w:pPr>
              <w:pStyle w:val="Normal"/>
              <w:spacing w:lineRule="auto" w:line="240" w:before="40" w:after="40"/>
              <w:rPr/>
            </w:pPr>
            <w:ins w:id="430" w:author="Codex" w:date="2026-10-20T13:30:13Z">
              <w:r>
                <w:rPr>
                  <w:sz w:val="18"/>
                </w:rPr>
                <w:t>openai/gpt-5.6-sol</w:t>
              </w:r>
            </w:ins>
          </w:p>
        </w:tc>
        <w:tc>
          <w:tcPr>
            <w:tcW w:w="1449" w:type="dxa"/>
            <w:tcBorders/>
          </w:tcPr>
          <w:p>
            <w:pPr>
              <w:pStyle w:val="Normal"/>
              <w:spacing w:lineRule="auto" w:line="240" w:before="40" w:after="40"/>
              <w:rPr/>
            </w:pPr>
            <w:ins w:id="431" w:author="Codex" w:date="2026-10-20T13:30:13Z">
              <w:r>
                <w:rPr>
                  <w:sz w:val="18"/>
                </w:rPr>
                <w:t>OpenRouter</w:t>
              </w:r>
            </w:ins>
          </w:p>
        </w:tc>
        <w:tc>
          <w:tcPr>
            <w:tcW w:w="1001" w:type="dxa"/>
            <w:tcBorders/>
          </w:tcPr>
          <w:p>
            <w:pPr>
              <w:pStyle w:val="Normal"/>
              <w:spacing w:lineRule="auto" w:line="240" w:before="40" w:after="40"/>
              <w:rPr/>
            </w:pPr>
            <w:ins w:id="432" w:author="Codex" w:date="2026-10-20T13:30:13Z">
              <w:r>
                <w:rPr>
                  <w:sz w:val="18"/>
                </w:rPr>
                <w:t>Not retained</w:t>
              </w:r>
            </w:ins>
          </w:p>
        </w:tc>
      </w:tr>
      <w:tr>
        <w:trPr>
          <w:ins w:id="433" w:author="Codex" w:date="2026-10-20T13:30:13Z"/>
        </w:trPr>
        <w:tc>
          <w:tcPr>
            <w:tcW w:w="3000" w:type="dxa"/>
            <w:tcBorders/>
          </w:tcPr>
          <w:p>
            <w:pPr>
              <w:pStyle w:val="Normal"/>
              <w:keepNext w:val="false"/>
              <w:spacing w:lineRule="auto" w:line="240" w:before="40" w:after="40"/>
              <w:rPr/>
            </w:pPr>
            <w:ins w:id="434" w:author="Codex" w:date="2026-10-20T13:30:13Z">
              <w:r>
                <w:rPr>
                  <w:sz w:val="18"/>
                </w:rPr>
                <w:t>GPT-5.6 Luna; 1 fps frames</w:t>
              </w:r>
            </w:ins>
          </w:p>
        </w:tc>
        <w:tc>
          <w:tcPr>
            <w:tcW w:w="2700" w:type="dxa"/>
            <w:tcBorders/>
          </w:tcPr>
          <w:p>
            <w:pPr>
              <w:pStyle w:val="Normal"/>
              <w:spacing w:lineRule="auto" w:line="240" w:before="40" w:after="40"/>
              <w:rPr/>
            </w:pPr>
            <w:ins w:id="435" w:author="Codex" w:date="2026-10-20T13:30:13Z">
              <w:r>
                <w:rPr>
                  <w:sz w:val="18"/>
                </w:rPr>
                <w:t>openai/gpt-5.6-luna</w:t>
              </w:r>
            </w:ins>
          </w:p>
        </w:tc>
        <w:tc>
          <w:tcPr>
            <w:tcW w:w="1449" w:type="dxa"/>
            <w:tcBorders/>
          </w:tcPr>
          <w:p>
            <w:pPr>
              <w:pStyle w:val="Normal"/>
              <w:spacing w:lineRule="auto" w:line="240" w:before="40" w:after="40"/>
              <w:rPr/>
            </w:pPr>
            <w:ins w:id="436" w:author="Codex" w:date="2026-10-20T13:30:13Z">
              <w:r>
                <w:rPr>
                  <w:sz w:val="18"/>
                </w:rPr>
                <w:t>OpenRouter</w:t>
              </w:r>
            </w:ins>
          </w:p>
        </w:tc>
        <w:tc>
          <w:tcPr>
            <w:tcW w:w="1001" w:type="dxa"/>
            <w:tcBorders/>
          </w:tcPr>
          <w:p>
            <w:pPr>
              <w:pStyle w:val="Normal"/>
              <w:spacing w:lineRule="auto" w:line="240" w:before="40" w:after="40"/>
              <w:rPr/>
            </w:pPr>
            <w:ins w:id="437" w:author="Codex" w:date="2026-10-20T13:30:13Z">
              <w:r>
                <w:rPr>
                  <w:sz w:val="18"/>
                </w:rPr>
                <w:t>Not retained</w:t>
              </w:r>
            </w:ins>
          </w:p>
        </w:tc>
      </w:tr>
      <w:tr>
        <w:trPr>
          <w:ins w:id="438" w:author="Codex" w:date="2026-10-20T13:30:13Z"/>
        </w:trPr>
        <w:tc>
          <w:tcPr>
            <w:tcW w:w="3000" w:type="dxa"/>
            <w:tcBorders/>
          </w:tcPr>
          <w:p>
            <w:pPr>
              <w:pStyle w:val="Normal"/>
              <w:keepNext w:val="false"/>
              <w:spacing w:lineRule="auto" w:line="240" w:before="40" w:after="40"/>
              <w:rPr/>
            </w:pPr>
            <w:ins w:id="439" w:author="Codex" w:date="2026-10-20T13:30:13Z">
              <w:r>
                <w:rPr>
                  <w:sz w:val="18"/>
                </w:rPr>
                <w:t>Gemini 3.8 Flash; 2 fps video</w:t>
              </w:r>
            </w:ins>
          </w:p>
        </w:tc>
        <w:tc>
          <w:tcPr>
            <w:tcW w:w="2700" w:type="dxa"/>
            <w:tcBorders/>
          </w:tcPr>
          <w:p>
            <w:pPr>
              <w:pStyle w:val="Normal"/>
              <w:spacing w:lineRule="auto" w:line="240" w:before="40" w:after="40"/>
              <w:rPr/>
            </w:pPr>
            <w:ins w:id="440" w:author="Codex" w:date="2026-10-20T13:30:13Z">
              <w:r>
                <w:rPr>
                  <w:sz w:val="18"/>
                </w:rPr>
                <w:t>Not logged</w:t>
              </w:r>
            </w:ins>
          </w:p>
        </w:tc>
        <w:tc>
          <w:tcPr>
            <w:tcW w:w="1449" w:type="dxa"/>
            <w:tcBorders/>
          </w:tcPr>
          <w:p>
            <w:pPr>
              <w:pStyle w:val="Normal"/>
              <w:spacing w:lineRule="auto" w:line="240" w:before="40" w:after="40"/>
              <w:rPr/>
            </w:pPr>
            <w:ins w:id="441" w:author="Codex" w:date="2026-10-20T13:30:13Z">
              <w:r>
                <w:rPr>
                  <w:sz w:val="18"/>
                </w:rPr>
                <w:t>Google native API</w:t>
              </w:r>
            </w:ins>
          </w:p>
        </w:tc>
        <w:tc>
          <w:tcPr>
            <w:tcW w:w="1001" w:type="dxa"/>
            <w:tcBorders/>
          </w:tcPr>
          <w:p>
            <w:pPr>
              <w:pStyle w:val="Normal"/>
              <w:spacing w:lineRule="auto" w:line="240" w:before="40" w:after="40"/>
              <w:rPr/>
            </w:pPr>
            <w:ins w:id="442" w:author="Codex" w:date="2026-10-20T13:30:13Z">
              <w:r>
                <w:rPr>
                  <w:sz w:val="18"/>
                </w:rPr>
                <w:t>Not retained</w:t>
              </w:r>
            </w:ins>
          </w:p>
        </w:tc>
      </w:tr>
      <w:tr>
        <w:trPr>
          <w:ins w:id="443" w:author="Codex" w:date="2026-10-20T13:30:13Z"/>
        </w:trPr>
        <w:tc>
          <w:tcPr>
            <w:tcW w:w="3000" w:type="dxa"/>
            <w:tcBorders/>
          </w:tcPr>
          <w:p>
            <w:pPr>
              <w:pStyle w:val="Normal"/>
              <w:keepNext w:val="false"/>
              <w:spacing w:lineRule="auto" w:line="240" w:before="40" w:after="40"/>
              <w:rPr/>
            </w:pPr>
            <w:ins w:id="444" w:author="Codex" w:date="2026-10-20T13:30:13Z">
              <w:r>
                <w:rPr>
                  <w:sz w:val="18"/>
                </w:rPr>
                <w:t>Qwen 3.5-397B-A17B; 1 fps video</w:t>
              </w:r>
            </w:ins>
          </w:p>
        </w:tc>
        <w:tc>
          <w:tcPr>
            <w:tcW w:w="2700" w:type="dxa"/>
            <w:tcBorders/>
          </w:tcPr>
          <w:p>
            <w:pPr>
              <w:pStyle w:val="Normal"/>
              <w:spacing w:lineRule="auto" w:line="240" w:before="40" w:after="40"/>
              <w:rPr/>
            </w:pPr>
            <w:ins w:id="445" w:author="Codex" w:date="2026-10-20T13:30:13Z">
              <w:r>
                <w:rPr>
                  <w:sz w:val="18"/>
                </w:rPr>
                <w:t>qwen/qwen3.5-397b-a17b</w:t>
              </w:r>
            </w:ins>
          </w:p>
        </w:tc>
        <w:tc>
          <w:tcPr>
            <w:tcW w:w="1449" w:type="dxa"/>
            <w:tcBorders/>
          </w:tcPr>
          <w:p>
            <w:pPr>
              <w:pStyle w:val="Normal"/>
              <w:spacing w:lineRule="auto" w:line="240" w:before="40" w:after="40"/>
              <w:rPr/>
            </w:pPr>
            <w:ins w:id="446" w:author="Codex" w:date="2026-10-20T13:30:13Z">
              <w:r>
                <w:rPr>
                  <w:sz w:val="18"/>
                </w:rPr>
                <w:t>OpenRouter</w:t>
              </w:r>
            </w:ins>
          </w:p>
        </w:tc>
        <w:tc>
          <w:tcPr>
            <w:tcW w:w="1001" w:type="dxa"/>
            <w:tcBorders/>
          </w:tcPr>
          <w:p>
            <w:pPr>
              <w:pStyle w:val="Normal"/>
              <w:spacing w:lineRule="auto" w:line="240" w:before="40" w:after="40"/>
              <w:rPr/>
            </w:pPr>
            <w:ins w:id="447" w:author="Codex" w:date="2026-10-20T13:30:13Z">
              <w:r>
                <w:rPr>
                  <w:sz w:val="18"/>
                </w:rPr>
                <w:t>Not retained</w:t>
              </w:r>
            </w:ins>
          </w:p>
        </w:tc>
      </w:tr>
      <w:tr>
        <w:trPr>
          <w:ins w:id="448" w:author="Codex" w:date="2026-10-20T13:30:13Z"/>
        </w:trPr>
        <w:tc>
          <w:tcPr>
            <w:tcW w:w="3000" w:type="dxa"/>
            <w:tcBorders/>
          </w:tcPr>
          <w:p>
            <w:pPr>
              <w:pStyle w:val="Normal"/>
              <w:keepNext w:val="false"/>
              <w:spacing w:lineRule="auto" w:line="240" w:before="40" w:after="40"/>
              <w:rPr/>
            </w:pPr>
            <w:ins w:id="449" w:author="Codex" w:date="2026-10-20T13:30:13Z">
              <w:r>
                <w:rPr>
                  <w:sz w:val="18"/>
                </w:rPr>
                <w:t>Gemini 3.1 Flash-Lite; 1 fps video</w:t>
              </w:r>
            </w:ins>
          </w:p>
        </w:tc>
        <w:tc>
          <w:tcPr>
            <w:tcW w:w="2700" w:type="dxa"/>
            <w:tcBorders/>
          </w:tcPr>
          <w:p>
            <w:pPr>
              <w:pStyle w:val="Normal"/>
              <w:spacing w:lineRule="auto" w:line="240" w:before="40" w:after="40"/>
              <w:rPr/>
            </w:pPr>
            <w:ins w:id="450" w:author="Codex" w:date="2026-10-20T13:30:13Z">
              <w:r>
                <w:rPr>
                  <w:sz w:val="18"/>
                </w:rPr>
                <w:t>google/gemini-3.1-flash-lite-preview</w:t>
              </w:r>
            </w:ins>
          </w:p>
        </w:tc>
        <w:tc>
          <w:tcPr>
            <w:tcW w:w="1449" w:type="dxa"/>
            <w:tcBorders/>
          </w:tcPr>
          <w:p>
            <w:pPr>
              <w:pStyle w:val="Normal"/>
              <w:spacing w:lineRule="auto" w:line="240" w:before="40" w:after="40"/>
              <w:rPr/>
            </w:pPr>
            <w:ins w:id="451" w:author="Codex" w:date="2026-10-20T13:30:13Z">
              <w:r>
                <w:rPr>
                  <w:sz w:val="18"/>
                </w:rPr>
                <w:t>OpenRouter</w:t>
              </w:r>
            </w:ins>
          </w:p>
        </w:tc>
        <w:tc>
          <w:tcPr>
            <w:tcW w:w="1001" w:type="dxa"/>
            <w:tcBorders/>
          </w:tcPr>
          <w:p>
            <w:pPr>
              <w:pStyle w:val="Normal"/>
              <w:spacing w:lineRule="auto" w:line="240" w:before="40" w:after="40"/>
              <w:rPr/>
            </w:pPr>
            <w:ins w:id="452" w:author="Codex" w:date="2026-10-20T13:30:13Z">
              <w:r>
                <w:rPr>
                  <w:sz w:val="18"/>
                </w:rPr>
                <w:t>Not retained</w:t>
              </w:r>
            </w:ins>
          </w:p>
        </w:tc>
      </w:tr>
      <w:tr>
        <w:trPr>
          <w:ins w:id="453" w:author="Codex" w:date="2026-10-20T13:30:13Z"/>
        </w:trPr>
        <w:tc>
          <w:tcPr>
            <w:tcW w:w="3000" w:type="dxa"/>
            <w:tcBorders/>
          </w:tcPr>
          <w:p>
            <w:pPr>
              <w:pStyle w:val="Normal"/>
              <w:keepNext w:val="false"/>
              <w:spacing w:lineRule="auto" w:line="240" w:before="40" w:after="40"/>
              <w:rPr/>
            </w:pPr>
            <w:ins w:id="454" w:author="Codex" w:date="2026-10-20T13:30:13Z">
              <w:r>
                <w:rPr>
                  <w:sz w:val="18"/>
                </w:rPr>
                <w:t>Gemini 3.1 Pro; 1 fps video</w:t>
              </w:r>
            </w:ins>
          </w:p>
        </w:tc>
        <w:tc>
          <w:tcPr>
            <w:tcW w:w="2700" w:type="dxa"/>
            <w:tcBorders/>
          </w:tcPr>
          <w:p>
            <w:pPr>
              <w:pStyle w:val="Normal"/>
              <w:spacing w:lineRule="auto" w:line="240" w:before="40" w:after="40"/>
              <w:rPr/>
            </w:pPr>
            <w:ins w:id="455" w:author="Codex" w:date="2026-10-20T13:30:13Z">
              <w:r>
                <w:rPr>
                  <w:sz w:val="18"/>
                </w:rPr>
                <w:t>google/gemini-3.1-pro-preview</w:t>
              </w:r>
            </w:ins>
          </w:p>
        </w:tc>
        <w:tc>
          <w:tcPr>
            <w:tcW w:w="1449" w:type="dxa"/>
            <w:tcBorders/>
          </w:tcPr>
          <w:p>
            <w:pPr>
              <w:pStyle w:val="Normal"/>
              <w:spacing w:lineRule="auto" w:line="240" w:before="40" w:after="40"/>
              <w:rPr/>
            </w:pPr>
            <w:ins w:id="456" w:author="Codex" w:date="2026-10-20T13:30:13Z">
              <w:r>
                <w:rPr>
                  <w:sz w:val="18"/>
                </w:rPr>
                <w:t>OpenRouter</w:t>
              </w:r>
            </w:ins>
          </w:p>
        </w:tc>
        <w:tc>
          <w:tcPr>
            <w:tcW w:w="1001" w:type="dxa"/>
            <w:tcBorders/>
          </w:tcPr>
          <w:p>
            <w:pPr>
              <w:pStyle w:val="Normal"/>
              <w:spacing w:lineRule="auto" w:line="240" w:before="40" w:after="40"/>
              <w:rPr/>
            </w:pPr>
            <w:ins w:id="457" w:author="Codex" w:date="2026-10-20T13:30:13Z">
              <w:r>
                <w:rPr>
                  <w:sz w:val="18"/>
                </w:rPr>
                <w:t>Not retained</w:t>
              </w:r>
            </w:ins>
          </w:p>
        </w:tc>
      </w:tr>
      <w:tr>
        <w:trPr>
          <w:ins w:id="458" w:author="Codex" w:date="2026-10-20T13:30:13Z"/>
        </w:trPr>
        <w:tc>
          <w:tcPr>
            <w:tcW w:w="3000" w:type="dxa"/>
            <w:tcBorders/>
          </w:tcPr>
          <w:p>
            <w:pPr>
              <w:pStyle w:val="Normal"/>
              <w:keepNext w:val="false"/>
              <w:spacing w:lineRule="auto" w:line="240" w:before="40" w:after="40"/>
              <w:rPr/>
            </w:pPr>
            <w:ins w:id="459" w:author="Codex" w:date="2026-10-20T13:30:13Z">
              <w:r>
                <w:rPr>
                  <w:sz w:val="18"/>
                </w:rPr>
                <w:t>Gemini 3.1 Pro; 2 fps video</w:t>
              </w:r>
            </w:ins>
          </w:p>
        </w:tc>
        <w:tc>
          <w:tcPr>
            <w:tcW w:w="2700" w:type="dxa"/>
            <w:tcBorders/>
          </w:tcPr>
          <w:p>
            <w:pPr>
              <w:pStyle w:val="Normal"/>
              <w:spacing w:lineRule="auto" w:line="240" w:before="40" w:after="40"/>
              <w:rPr/>
            </w:pPr>
            <w:ins w:id="460" w:author="Codex" w:date="2026-10-20T13:30:13Z">
              <w:r>
                <w:rPr>
                  <w:sz w:val="18"/>
                </w:rPr>
                <w:t>Not logged</w:t>
              </w:r>
            </w:ins>
          </w:p>
        </w:tc>
        <w:tc>
          <w:tcPr>
            <w:tcW w:w="1449" w:type="dxa"/>
            <w:tcBorders/>
          </w:tcPr>
          <w:p>
            <w:pPr>
              <w:pStyle w:val="Normal"/>
              <w:spacing w:lineRule="auto" w:line="240" w:before="40" w:after="40"/>
              <w:rPr/>
            </w:pPr>
            <w:ins w:id="461" w:author="Codex" w:date="2026-10-20T13:30:13Z">
              <w:r>
                <w:rPr>
                  <w:sz w:val="18"/>
                </w:rPr>
                <w:t>Google native API</w:t>
              </w:r>
            </w:ins>
          </w:p>
        </w:tc>
        <w:tc>
          <w:tcPr>
            <w:tcW w:w="1001" w:type="dxa"/>
            <w:tcBorders/>
          </w:tcPr>
          <w:p>
            <w:pPr>
              <w:pStyle w:val="Normal"/>
              <w:spacing w:lineRule="auto" w:line="240" w:before="40" w:after="40"/>
              <w:rPr/>
            </w:pPr>
            <w:ins w:id="462" w:author="Codex" w:date="2026-10-20T13:30:13Z">
              <w:r>
                <w:rPr>
                  <w:sz w:val="18"/>
                </w:rPr>
                <w:t>Not retained</w:t>
              </w:r>
            </w:ins>
          </w:p>
        </w:tc>
      </w:tr>
      <w:tr>
        <w:trPr>
          <w:ins w:id="463" w:author="Codex" w:date="2026-10-20T13:30:13Z"/>
        </w:trPr>
        <w:tc>
          <w:tcPr>
            <w:tcW w:w="3000" w:type="dxa"/>
            <w:tcBorders/>
          </w:tcPr>
          <w:p>
            <w:pPr>
              <w:pStyle w:val="Normal"/>
              <w:keepNext w:val="false"/>
              <w:spacing w:lineRule="auto" w:line="240" w:before="40" w:after="40"/>
              <w:rPr/>
            </w:pPr>
            <w:ins w:id="464" w:author="Codex" w:date="2026-10-20T13:30:13Z">
              <w:r>
                <w:rPr>
                  <w:sz w:val="18"/>
                </w:rPr>
                <w:t>Gemini 3.8 Flash; 2 fps frames</w:t>
              </w:r>
            </w:ins>
          </w:p>
        </w:tc>
        <w:tc>
          <w:tcPr>
            <w:tcW w:w="2700" w:type="dxa"/>
            <w:tcBorders/>
          </w:tcPr>
          <w:p>
            <w:pPr>
              <w:pStyle w:val="Normal"/>
              <w:spacing w:lineRule="auto" w:line="240" w:before="40" w:after="40"/>
              <w:rPr/>
            </w:pPr>
            <w:ins w:id="465" w:author="Codex" w:date="2026-10-20T13:30:13Z">
              <w:r>
                <w:rPr>
                  <w:sz w:val="18"/>
                </w:rPr>
                <w:t>Not logged</w:t>
              </w:r>
            </w:ins>
          </w:p>
        </w:tc>
        <w:tc>
          <w:tcPr>
            <w:tcW w:w="1449" w:type="dxa"/>
            <w:tcBorders/>
          </w:tcPr>
          <w:p>
            <w:pPr>
              <w:pStyle w:val="Normal"/>
              <w:spacing w:lineRule="auto" w:line="240" w:before="40" w:after="40"/>
              <w:rPr/>
            </w:pPr>
            <w:ins w:id="466" w:author="Codex" w:date="2026-10-20T13:30:13Z">
              <w:r>
                <w:rPr>
                  <w:sz w:val="18"/>
                </w:rPr>
                <w:t>Google native API (frames)</w:t>
              </w:r>
            </w:ins>
          </w:p>
        </w:tc>
        <w:tc>
          <w:tcPr>
            <w:tcW w:w="1001" w:type="dxa"/>
            <w:tcBorders/>
          </w:tcPr>
          <w:p>
            <w:pPr>
              <w:pStyle w:val="Normal"/>
              <w:spacing w:lineRule="auto" w:line="240" w:before="40" w:after="40"/>
              <w:rPr/>
            </w:pPr>
            <w:ins w:id="467" w:author="Codex" w:date="2026-10-20T13:30:13Z">
              <w:r>
                <w:rPr>
                  <w:sz w:val="18"/>
                </w:rPr>
                <w:t>Not retained</w:t>
              </w:r>
            </w:ins>
          </w:p>
        </w:tc>
      </w:tr>
      <w:tr>
        <w:trPr>
          <w:ins w:id="468" w:author="Codex" w:date="2026-10-20T13:30:13Z"/>
        </w:trPr>
        <w:tc>
          <w:tcPr>
            <w:tcW w:w="3000" w:type="dxa"/>
            <w:tcBorders/>
          </w:tcPr>
          <w:p>
            <w:pPr>
              <w:pStyle w:val="Normal"/>
              <w:keepNext w:val="false"/>
              <w:spacing w:lineRule="auto" w:line="240" w:before="40" w:after="40"/>
              <w:rPr/>
            </w:pPr>
            <w:ins w:id="469" w:author="Codex" w:date="2026-10-20T13:30:13Z">
              <w:r>
                <w:rPr>
                  <w:sz w:val="18"/>
                </w:rPr>
                <w:t>Elorian Glimpse; native video, provider-default sampling</w:t>
              </w:r>
            </w:ins>
          </w:p>
        </w:tc>
        <w:tc>
          <w:tcPr>
            <w:tcW w:w="2700" w:type="dxa"/>
            <w:tcBorders/>
          </w:tcPr>
          <w:p>
            <w:pPr>
              <w:pStyle w:val="Normal"/>
              <w:spacing w:lineRule="auto" w:line="240" w:before="40" w:after="40"/>
              <w:rPr/>
            </w:pPr>
            <w:ins w:id="470" w:author="Codex" w:date="2026-10-20T13:30:13Z">
              <w:r>
                <w:rPr>
                  <w:sz w:val="18"/>
                </w:rPr>
                <w:t>elorian/glimpse</w:t>
              </w:r>
            </w:ins>
          </w:p>
        </w:tc>
        <w:tc>
          <w:tcPr>
            <w:tcW w:w="1449" w:type="dxa"/>
            <w:tcBorders/>
          </w:tcPr>
          <w:p>
            <w:pPr>
              <w:pStyle w:val="Normal"/>
              <w:spacing w:lineRule="auto" w:line="240" w:before="40" w:after="40"/>
              <w:rPr/>
            </w:pPr>
            <w:ins w:id="471" w:author="Codex" w:date="2026-10-20T13:30:13Z">
              <w:r>
                <w:rPr>
                  <w:sz w:val="18"/>
                </w:rPr>
                <w:t>OpenRouter</w:t>
              </w:r>
            </w:ins>
          </w:p>
        </w:tc>
        <w:tc>
          <w:tcPr>
            <w:tcW w:w="1001" w:type="dxa"/>
            <w:tcBorders/>
          </w:tcPr>
          <w:p>
            <w:pPr>
              <w:pStyle w:val="Normal"/>
              <w:spacing w:lineRule="auto" w:line="240" w:before="40" w:after="40"/>
              <w:rPr/>
            </w:pPr>
            <w:ins w:id="472" w:author="Codex" w:date="2026-10-20T13:30:13Z">
              <w:r>
                <w:rPr>
                  <w:sz w:val="18"/>
                </w:rPr>
                <w:t>19 Oct 2026</w:t>
              </w:r>
            </w:ins>
          </w:p>
        </w:tc>
      </w:tr>
    </w:tbl>
    <w:p>
      <w:pPr>
        <w:pStyle w:val="Normal"/>
        <w:rPr>
          <w:ins w:id="474" w:author="Codex" w:date="2026-10-20T13:30:13Z"/>
        </w:rPr>
      </w:pPr>
      <w:ins w:id="473" w:author="Codex" w:date="2026-10-20T13:30:13Z">
        <w:r>
          <w:rPr/>
          <w:t>Glimpse saved canonical version: elorian/glimpse-20261016. Model family, API route, sampling, and image preprocessing vary together; these configurations cannot support a controlled architecture-only comparison.</w:t>
        </w:r>
      </w:ins>
    </w:p>
    <w:p>
      <w:pPr>
        <w:pStyle w:val="Normal"/>
        <w:rPr/>
      </w:pPr>
      <w:ins w:id="475" w:author="Codex" w:date="2026-10-20T13:30:13Z">
        <w:r>
          <w:rPr/>
          <w:t>Table B2. Final completeness and documented field remapping</w:t>
        </w:r>
      </w:ins>
    </w:p>
    <w:tbl>
      <w:tblPr>
        <w:tblStyle w:val="Table"/>
        <w:tblW w:w="8150" w:type="dxa"/>
        <w:jc w:val="start"/>
        <w:tblInd w:w="100" w:type="dxa"/>
        <w:tblLayout w:type="fixed"/>
        <w:tblCellMar>
          <w:top w:w="75" w:type="dxa"/>
          <w:start w:w="100" w:type="dxa"/>
          <w:bottom w:w="75" w:type="dxa"/>
          <w:end w:w="100" w:type="dxa"/>
        </w:tblCellMar>
        <w:tblLook w:val="04a0" w:firstRow="1" w:noVBand="1" w:lastRow="0" w:firstColumn="1" w:lastColumn="0" w:noHBand="0"/>
      </w:tblPr>
      <w:tblGrid>
        <w:gridCol w:w="3899"/>
        <w:gridCol w:w="1300"/>
        <w:gridCol w:w="1901"/>
        <w:gridCol w:w="1050"/>
      </w:tblGrid>
      <w:tr>
        <w:trPr>
          <w:tblHeader w:val="true"/>
          <w:ins w:id="476" w:author="Codex" w:date="2026-10-20T13:30:13Z"/>
        </w:trPr>
        <w:tc>
          <w:tcPr>
            <w:tcW w:w="3899" w:type="dxa"/>
            <w:tcBorders>
              <w:bottom w:val="single" w:sz="6" w:space="0" w:color="000000"/>
            </w:tcBorders>
            <w:vAlign w:val="bottom"/>
          </w:tcPr>
          <w:p>
            <w:pPr>
              <w:pStyle w:val="Normal"/>
              <w:keepNext w:val="false"/>
              <w:spacing w:lineRule="auto" w:line="240" w:before="40" w:after="40"/>
              <w:rPr/>
            </w:pPr>
            <w:ins w:id="477" w:author="Codex" w:date="2026-10-20T13:30:13Z">
              <w:r>
                <w:rPr>
                  <w:b/>
                  <w:sz w:val="18"/>
                </w:rPr>
                <w:t>Configuration</w:t>
              </w:r>
            </w:ins>
          </w:p>
        </w:tc>
        <w:tc>
          <w:tcPr>
            <w:tcW w:w="1300" w:type="dxa"/>
            <w:tcBorders>
              <w:bottom w:val="single" w:sz="6" w:space="0" w:color="000000"/>
            </w:tcBorders>
            <w:vAlign w:val="bottom"/>
          </w:tcPr>
          <w:p>
            <w:pPr>
              <w:pStyle w:val="Normal"/>
              <w:spacing w:lineRule="auto" w:line="240" w:before="40" w:after="40"/>
              <w:rPr/>
            </w:pPr>
            <w:ins w:id="478" w:author="Codex" w:date="2026-10-20T13:30:13Z">
              <w:r>
                <w:rPr>
                  <w:b/>
                  <w:sz w:val="18"/>
                </w:rPr>
                <w:t>Missing final vectors</w:t>
              </w:r>
            </w:ins>
          </w:p>
        </w:tc>
        <w:tc>
          <w:tcPr>
            <w:tcW w:w="1901" w:type="dxa"/>
            <w:tcBorders>
              <w:bottom w:val="single" w:sz="6" w:space="0" w:color="000000"/>
            </w:tcBorders>
            <w:vAlign w:val="bottom"/>
          </w:tcPr>
          <w:p>
            <w:pPr>
              <w:pStyle w:val="Normal"/>
              <w:spacing w:lineRule="auto" w:line="240" w:before="40" w:after="40"/>
              <w:rPr/>
            </w:pPr>
            <w:ins w:id="479" w:author="Codex" w:date="2026-10-20T13:30:13Z">
              <w:r>
                <w:rPr>
                  <w:b/>
                  <w:sz w:val="18"/>
                </w:rPr>
                <w:t>Pairings remapped</w:t>
              </w:r>
            </w:ins>
          </w:p>
        </w:tc>
        <w:tc>
          <w:tcPr>
            <w:tcW w:w="1050" w:type="dxa"/>
            <w:tcBorders>
              <w:bottom w:val="single" w:sz="6" w:space="0" w:color="000000"/>
            </w:tcBorders>
            <w:vAlign w:val="bottom"/>
          </w:tcPr>
          <w:p>
            <w:pPr>
              <w:pStyle w:val="Normal"/>
              <w:spacing w:lineRule="auto" w:line="240" w:before="40" w:after="40"/>
              <w:rPr/>
            </w:pPr>
            <w:ins w:id="480" w:author="Codex" w:date="2026-10-20T13:30:13Z">
              <w:r>
                <w:rPr>
                  <w:b/>
                  <w:sz w:val="18"/>
                </w:rPr>
                <w:t>Fields</w:t>
              </w:r>
            </w:ins>
          </w:p>
        </w:tc>
      </w:tr>
      <w:tr>
        <w:trPr>
          <w:ins w:id="481" w:author="Codex" w:date="2026-10-20T13:30:13Z"/>
        </w:trPr>
        <w:tc>
          <w:tcPr>
            <w:tcW w:w="3899" w:type="dxa"/>
            <w:tcBorders/>
          </w:tcPr>
          <w:p>
            <w:pPr>
              <w:pStyle w:val="Normal"/>
              <w:keepNext w:val="false"/>
              <w:spacing w:lineRule="auto" w:line="240" w:before="40" w:after="40"/>
              <w:rPr/>
            </w:pPr>
            <w:ins w:id="482" w:author="Codex" w:date="2026-10-20T13:30:13Z">
              <w:r>
                <w:rPr>
                  <w:sz w:val="18"/>
                </w:rPr>
                <w:t>Gemini 3.8 Flash; 1 fps video</w:t>
              </w:r>
            </w:ins>
          </w:p>
        </w:tc>
        <w:tc>
          <w:tcPr>
            <w:tcW w:w="1300" w:type="dxa"/>
            <w:tcBorders/>
          </w:tcPr>
          <w:p>
            <w:pPr>
              <w:pStyle w:val="Normal"/>
              <w:spacing w:lineRule="auto" w:line="240" w:before="40" w:after="40"/>
              <w:rPr/>
            </w:pPr>
            <w:ins w:id="483" w:author="Codex" w:date="2026-10-20T13:30:13Z">
              <w:r>
                <w:rPr>
                  <w:sz w:val="18"/>
                </w:rPr>
                <w:t>0 / 149</w:t>
              </w:r>
            </w:ins>
          </w:p>
        </w:tc>
        <w:tc>
          <w:tcPr>
            <w:tcW w:w="1901" w:type="dxa"/>
            <w:tcBorders/>
          </w:tcPr>
          <w:p>
            <w:pPr>
              <w:pStyle w:val="Normal"/>
              <w:spacing w:lineRule="auto" w:line="240" w:before="40" w:after="40"/>
              <w:rPr/>
            </w:pPr>
            <w:ins w:id="484" w:author="Codex" w:date="2026-10-20T13:30:13Z">
              <w:r>
                <w:rPr>
                  <w:sz w:val="18"/>
                </w:rPr>
                <w:t>0 / 149 (0.0%)</w:t>
              </w:r>
            </w:ins>
          </w:p>
        </w:tc>
        <w:tc>
          <w:tcPr>
            <w:tcW w:w="1050" w:type="dxa"/>
            <w:tcBorders/>
          </w:tcPr>
          <w:p>
            <w:pPr>
              <w:pStyle w:val="Normal"/>
              <w:spacing w:lineRule="auto" w:line="240" w:before="40" w:after="40"/>
              <w:rPr/>
            </w:pPr>
            <w:ins w:id="485" w:author="Codex" w:date="2026-10-20T13:30:13Z">
              <w:r>
                <w:rPr>
                  <w:sz w:val="18"/>
                </w:rPr>
                <w:t>0</w:t>
              </w:r>
            </w:ins>
          </w:p>
        </w:tc>
      </w:tr>
      <w:tr>
        <w:trPr>
          <w:ins w:id="486" w:author="Codex" w:date="2026-10-20T13:30:13Z"/>
        </w:trPr>
        <w:tc>
          <w:tcPr>
            <w:tcW w:w="3899" w:type="dxa"/>
            <w:tcBorders/>
          </w:tcPr>
          <w:p>
            <w:pPr>
              <w:pStyle w:val="Normal"/>
              <w:keepNext w:val="false"/>
              <w:spacing w:lineRule="auto" w:line="240" w:before="40" w:after="40"/>
              <w:rPr/>
            </w:pPr>
            <w:ins w:id="487" w:author="Codex" w:date="2026-10-20T13:30:13Z">
              <w:r>
                <w:rPr>
                  <w:sz w:val="18"/>
                </w:rPr>
                <w:t>Qwen 3.8 Max; 1 fps video</w:t>
              </w:r>
            </w:ins>
          </w:p>
        </w:tc>
        <w:tc>
          <w:tcPr>
            <w:tcW w:w="1300" w:type="dxa"/>
            <w:tcBorders/>
          </w:tcPr>
          <w:p>
            <w:pPr>
              <w:pStyle w:val="Normal"/>
              <w:spacing w:lineRule="auto" w:line="240" w:before="40" w:after="40"/>
              <w:rPr/>
            </w:pPr>
            <w:ins w:id="488" w:author="Codex" w:date="2026-10-20T13:30:13Z">
              <w:r>
                <w:rPr>
                  <w:sz w:val="18"/>
                </w:rPr>
                <w:t>0 / 149</w:t>
              </w:r>
            </w:ins>
          </w:p>
        </w:tc>
        <w:tc>
          <w:tcPr>
            <w:tcW w:w="1901" w:type="dxa"/>
            <w:tcBorders/>
          </w:tcPr>
          <w:p>
            <w:pPr>
              <w:pStyle w:val="Normal"/>
              <w:spacing w:lineRule="auto" w:line="240" w:before="40" w:after="40"/>
              <w:rPr/>
            </w:pPr>
            <w:ins w:id="489" w:author="Codex" w:date="2026-10-20T13:30:13Z">
              <w:r>
                <w:rPr>
                  <w:sz w:val="18"/>
                </w:rPr>
                <w:t>125 / 149 (83.9%)</w:t>
              </w:r>
            </w:ins>
          </w:p>
        </w:tc>
        <w:tc>
          <w:tcPr>
            <w:tcW w:w="1050" w:type="dxa"/>
            <w:tcBorders/>
          </w:tcPr>
          <w:p>
            <w:pPr>
              <w:pStyle w:val="Normal"/>
              <w:spacing w:lineRule="auto" w:line="240" w:before="40" w:after="40"/>
              <w:rPr/>
            </w:pPr>
            <w:ins w:id="490" w:author="Codex" w:date="2026-10-20T13:30:13Z">
              <w:r>
                <w:rPr>
                  <w:sz w:val="18"/>
                </w:rPr>
                <w:t>127</w:t>
              </w:r>
            </w:ins>
          </w:p>
        </w:tc>
      </w:tr>
      <w:tr>
        <w:trPr>
          <w:ins w:id="491" w:author="Codex" w:date="2026-10-20T13:30:13Z"/>
        </w:trPr>
        <w:tc>
          <w:tcPr>
            <w:tcW w:w="3899" w:type="dxa"/>
            <w:tcBorders/>
          </w:tcPr>
          <w:p>
            <w:pPr>
              <w:pStyle w:val="Normal"/>
              <w:keepNext w:val="false"/>
              <w:spacing w:lineRule="auto" w:line="240" w:before="40" w:after="40"/>
              <w:rPr/>
            </w:pPr>
            <w:ins w:id="492" w:author="Codex" w:date="2026-10-20T13:30:13Z">
              <w:r>
                <w:rPr>
                  <w:sz w:val="18"/>
                </w:rPr>
                <w:t>GPT-5.6 Luna; 2 fps frames</w:t>
              </w:r>
            </w:ins>
          </w:p>
        </w:tc>
        <w:tc>
          <w:tcPr>
            <w:tcW w:w="1300" w:type="dxa"/>
            <w:tcBorders/>
          </w:tcPr>
          <w:p>
            <w:pPr>
              <w:pStyle w:val="Normal"/>
              <w:spacing w:lineRule="auto" w:line="240" w:before="40" w:after="40"/>
              <w:rPr/>
            </w:pPr>
            <w:ins w:id="493" w:author="Codex" w:date="2026-10-20T13:30:13Z">
              <w:r>
                <w:rPr>
                  <w:sz w:val="18"/>
                </w:rPr>
                <w:t>0 / 149</w:t>
              </w:r>
            </w:ins>
          </w:p>
        </w:tc>
        <w:tc>
          <w:tcPr>
            <w:tcW w:w="1901" w:type="dxa"/>
            <w:tcBorders/>
          </w:tcPr>
          <w:p>
            <w:pPr>
              <w:pStyle w:val="Normal"/>
              <w:spacing w:lineRule="auto" w:line="240" w:before="40" w:after="40"/>
              <w:rPr/>
            </w:pPr>
            <w:ins w:id="494" w:author="Codex" w:date="2026-10-20T13:30:13Z">
              <w:r>
                <w:rPr>
                  <w:sz w:val="18"/>
                </w:rPr>
                <w:t>0 / 149 (0.0%)</w:t>
              </w:r>
            </w:ins>
          </w:p>
        </w:tc>
        <w:tc>
          <w:tcPr>
            <w:tcW w:w="1050" w:type="dxa"/>
            <w:tcBorders/>
          </w:tcPr>
          <w:p>
            <w:pPr>
              <w:pStyle w:val="Normal"/>
              <w:spacing w:lineRule="auto" w:line="240" w:before="40" w:after="40"/>
              <w:rPr/>
            </w:pPr>
            <w:ins w:id="495" w:author="Codex" w:date="2026-10-20T13:30:13Z">
              <w:r>
                <w:rPr>
                  <w:sz w:val="18"/>
                </w:rPr>
                <w:t>0</w:t>
              </w:r>
            </w:ins>
          </w:p>
        </w:tc>
      </w:tr>
      <w:tr>
        <w:trPr>
          <w:ins w:id="496" w:author="Codex" w:date="2026-10-20T13:30:13Z"/>
        </w:trPr>
        <w:tc>
          <w:tcPr>
            <w:tcW w:w="3899" w:type="dxa"/>
            <w:tcBorders/>
          </w:tcPr>
          <w:p>
            <w:pPr>
              <w:pStyle w:val="Normal"/>
              <w:keepNext w:val="false"/>
              <w:spacing w:lineRule="auto" w:line="240" w:before="40" w:after="40"/>
              <w:rPr/>
            </w:pPr>
            <w:ins w:id="497" w:author="Codex" w:date="2026-10-20T13:30:13Z">
              <w:r>
                <w:rPr>
                  <w:sz w:val="18"/>
                </w:rPr>
                <w:t>GPT-5.6 Sol; 2 fps frames</w:t>
              </w:r>
            </w:ins>
          </w:p>
        </w:tc>
        <w:tc>
          <w:tcPr>
            <w:tcW w:w="1300" w:type="dxa"/>
            <w:tcBorders/>
          </w:tcPr>
          <w:p>
            <w:pPr>
              <w:pStyle w:val="Normal"/>
              <w:spacing w:lineRule="auto" w:line="240" w:before="40" w:after="40"/>
              <w:rPr/>
            </w:pPr>
            <w:ins w:id="498" w:author="Codex" w:date="2026-10-20T13:30:13Z">
              <w:r>
                <w:rPr>
                  <w:sz w:val="18"/>
                </w:rPr>
                <w:t>0 / 149</w:t>
              </w:r>
            </w:ins>
          </w:p>
        </w:tc>
        <w:tc>
          <w:tcPr>
            <w:tcW w:w="1901" w:type="dxa"/>
            <w:tcBorders/>
          </w:tcPr>
          <w:p>
            <w:pPr>
              <w:pStyle w:val="Normal"/>
              <w:spacing w:lineRule="auto" w:line="240" w:before="40" w:after="40"/>
              <w:rPr/>
            </w:pPr>
            <w:ins w:id="499" w:author="Codex" w:date="2026-10-20T13:30:13Z">
              <w:r>
                <w:rPr>
                  <w:sz w:val="18"/>
                </w:rPr>
                <w:t>0 / 149 (0.0%)</w:t>
              </w:r>
            </w:ins>
          </w:p>
        </w:tc>
        <w:tc>
          <w:tcPr>
            <w:tcW w:w="1050" w:type="dxa"/>
            <w:tcBorders/>
          </w:tcPr>
          <w:p>
            <w:pPr>
              <w:pStyle w:val="Normal"/>
              <w:spacing w:lineRule="auto" w:line="240" w:before="40" w:after="40"/>
              <w:rPr/>
            </w:pPr>
            <w:ins w:id="500" w:author="Codex" w:date="2026-10-20T13:30:13Z">
              <w:r>
                <w:rPr>
                  <w:sz w:val="18"/>
                </w:rPr>
                <w:t>0</w:t>
              </w:r>
            </w:ins>
          </w:p>
        </w:tc>
      </w:tr>
      <w:tr>
        <w:trPr>
          <w:ins w:id="501" w:author="Codex" w:date="2026-10-20T13:30:13Z"/>
        </w:trPr>
        <w:tc>
          <w:tcPr>
            <w:tcW w:w="3899" w:type="dxa"/>
            <w:tcBorders/>
          </w:tcPr>
          <w:p>
            <w:pPr>
              <w:pStyle w:val="Normal"/>
              <w:keepNext w:val="false"/>
              <w:spacing w:lineRule="auto" w:line="240" w:before="40" w:after="40"/>
              <w:rPr/>
            </w:pPr>
            <w:ins w:id="502" w:author="Codex" w:date="2026-10-20T13:30:13Z">
              <w:r>
                <w:rPr>
                  <w:sz w:val="18"/>
                </w:rPr>
                <w:t>GPT-5.6 Sol; 1 fps frames</w:t>
              </w:r>
            </w:ins>
          </w:p>
        </w:tc>
        <w:tc>
          <w:tcPr>
            <w:tcW w:w="1300" w:type="dxa"/>
            <w:tcBorders/>
          </w:tcPr>
          <w:p>
            <w:pPr>
              <w:pStyle w:val="Normal"/>
              <w:spacing w:lineRule="auto" w:line="240" w:before="40" w:after="40"/>
              <w:rPr/>
            </w:pPr>
            <w:ins w:id="503" w:author="Codex" w:date="2026-10-20T13:30:13Z">
              <w:r>
                <w:rPr>
                  <w:sz w:val="18"/>
                </w:rPr>
                <w:t>0 / 149</w:t>
              </w:r>
            </w:ins>
          </w:p>
        </w:tc>
        <w:tc>
          <w:tcPr>
            <w:tcW w:w="1901" w:type="dxa"/>
            <w:tcBorders/>
          </w:tcPr>
          <w:p>
            <w:pPr>
              <w:pStyle w:val="Normal"/>
              <w:spacing w:lineRule="auto" w:line="240" w:before="40" w:after="40"/>
              <w:rPr/>
            </w:pPr>
            <w:ins w:id="504" w:author="Codex" w:date="2026-10-20T13:30:13Z">
              <w:r>
                <w:rPr>
                  <w:sz w:val="18"/>
                </w:rPr>
                <w:t>0 / 149 (0.0%)</w:t>
              </w:r>
            </w:ins>
          </w:p>
        </w:tc>
        <w:tc>
          <w:tcPr>
            <w:tcW w:w="1050" w:type="dxa"/>
            <w:tcBorders/>
          </w:tcPr>
          <w:p>
            <w:pPr>
              <w:pStyle w:val="Normal"/>
              <w:spacing w:lineRule="auto" w:line="240" w:before="40" w:after="40"/>
              <w:rPr/>
            </w:pPr>
            <w:ins w:id="505" w:author="Codex" w:date="2026-10-20T13:30:13Z">
              <w:r>
                <w:rPr>
                  <w:sz w:val="18"/>
                </w:rPr>
                <w:t>0</w:t>
              </w:r>
            </w:ins>
          </w:p>
        </w:tc>
      </w:tr>
      <w:tr>
        <w:trPr>
          <w:ins w:id="506" w:author="Codex" w:date="2026-10-20T13:30:13Z"/>
        </w:trPr>
        <w:tc>
          <w:tcPr>
            <w:tcW w:w="3899" w:type="dxa"/>
            <w:tcBorders/>
          </w:tcPr>
          <w:p>
            <w:pPr>
              <w:pStyle w:val="Normal"/>
              <w:keepNext w:val="false"/>
              <w:spacing w:lineRule="auto" w:line="240" w:before="40" w:after="40"/>
              <w:rPr/>
            </w:pPr>
            <w:ins w:id="507" w:author="Codex" w:date="2026-10-20T13:30:13Z">
              <w:r>
                <w:rPr>
                  <w:sz w:val="18"/>
                </w:rPr>
                <w:t>GPT-5.6 Luna; 1 fps frames</w:t>
              </w:r>
            </w:ins>
          </w:p>
        </w:tc>
        <w:tc>
          <w:tcPr>
            <w:tcW w:w="1300" w:type="dxa"/>
            <w:tcBorders/>
          </w:tcPr>
          <w:p>
            <w:pPr>
              <w:pStyle w:val="Normal"/>
              <w:spacing w:lineRule="auto" w:line="240" w:before="40" w:after="40"/>
              <w:rPr/>
            </w:pPr>
            <w:ins w:id="508" w:author="Codex" w:date="2026-10-20T13:30:13Z">
              <w:r>
                <w:rPr>
                  <w:sz w:val="18"/>
                </w:rPr>
                <w:t>0 / 149</w:t>
              </w:r>
            </w:ins>
          </w:p>
        </w:tc>
        <w:tc>
          <w:tcPr>
            <w:tcW w:w="1901" w:type="dxa"/>
            <w:tcBorders/>
          </w:tcPr>
          <w:p>
            <w:pPr>
              <w:pStyle w:val="Normal"/>
              <w:spacing w:lineRule="auto" w:line="240" w:before="40" w:after="40"/>
              <w:rPr/>
            </w:pPr>
            <w:ins w:id="509" w:author="Codex" w:date="2026-10-20T13:30:13Z">
              <w:r>
                <w:rPr>
                  <w:sz w:val="18"/>
                </w:rPr>
                <w:t>0 / 149 (0.0%)</w:t>
              </w:r>
            </w:ins>
          </w:p>
        </w:tc>
        <w:tc>
          <w:tcPr>
            <w:tcW w:w="1050" w:type="dxa"/>
            <w:tcBorders/>
          </w:tcPr>
          <w:p>
            <w:pPr>
              <w:pStyle w:val="Normal"/>
              <w:spacing w:lineRule="auto" w:line="240" w:before="40" w:after="40"/>
              <w:rPr/>
            </w:pPr>
            <w:ins w:id="510" w:author="Codex" w:date="2026-10-20T13:30:13Z">
              <w:r>
                <w:rPr>
                  <w:sz w:val="18"/>
                </w:rPr>
                <w:t>0</w:t>
              </w:r>
            </w:ins>
          </w:p>
        </w:tc>
      </w:tr>
      <w:tr>
        <w:trPr>
          <w:ins w:id="511" w:author="Codex" w:date="2026-10-20T13:30:13Z"/>
        </w:trPr>
        <w:tc>
          <w:tcPr>
            <w:tcW w:w="3899" w:type="dxa"/>
            <w:tcBorders/>
          </w:tcPr>
          <w:p>
            <w:pPr>
              <w:pStyle w:val="Normal"/>
              <w:keepNext w:val="false"/>
              <w:spacing w:lineRule="auto" w:line="240" w:before="40" w:after="40"/>
              <w:rPr/>
            </w:pPr>
            <w:ins w:id="512" w:author="Codex" w:date="2026-10-20T13:30:13Z">
              <w:r>
                <w:rPr>
                  <w:sz w:val="18"/>
                </w:rPr>
                <w:t>Gemini 3.8 Flash; 2 fps video</w:t>
              </w:r>
            </w:ins>
          </w:p>
        </w:tc>
        <w:tc>
          <w:tcPr>
            <w:tcW w:w="1300" w:type="dxa"/>
            <w:tcBorders/>
          </w:tcPr>
          <w:p>
            <w:pPr>
              <w:pStyle w:val="Normal"/>
              <w:spacing w:lineRule="auto" w:line="240" w:before="40" w:after="40"/>
              <w:rPr/>
            </w:pPr>
            <w:ins w:id="513" w:author="Codex" w:date="2026-10-20T13:30:13Z">
              <w:r>
                <w:rPr>
                  <w:sz w:val="18"/>
                </w:rPr>
                <w:t>0 / 149</w:t>
              </w:r>
            </w:ins>
          </w:p>
        </w:tc>
        <w:tc>
          <w:tcPr>
            <w:tcW w:w="1901" w:type="dxa"/>
            <w:tcBorders/>
          </w:tcPr>
          <w:p>
            <w:pPr>
              <w:pStyle w:val="Normal"/>
              <w:spacing w:lineRule="auto" w:line="240" w:before="40" w:after="40"/>
              <w:rPr/>
            </w:pPr>
            <w:ins w:id="514" w:author="Codex" w:date="2026-10-20T13:30:13Z">
              <w:r>
                <w:rPr>
                  <w:sz w:val="18"/>
                </w:rPr>
                <w:t>0 / 149 (0.0%)</w:t>
              </w:r>
            </w:ins>
          </w:p>
        </w:tc>
        <w:tc>
          <w:tcPr>
            <w:tcW w:w="1050" w:type="dxa"/>
            <w:tcBorders/>
          </w:tcPr>
          <w:p>
            <w:pPr>
              <w:pStyle w:val="Normal"/>
              <w:spacing w:lineRule="auto" w:line="240" w:before="40" w:after="40"/>
              <w:rPr/>
            </w:pPr>
            <w:ins w:id="515" w:author="Codex" w:date="2026-10-20T13:30:13Z">
              <w:r>
                <w:rPr>
                  <w:sz w:val="18"/>
                </w:rPr>
                <w:t>0</w:t>
              </w:r>
            </w:ins>
          </w:p>
        </w:tc>
      </w:tr>
      <w:tr>
        <w:trPr>
          <w:ins w:id="516" w:author="Codex" w:date="2026-10-20T13:30:13Z"/>
        </w:trPr>
        <w:tc>
          <w:tcPr>
            <w:tcW w:w="3899" w:type="dxa"/>
            <w:tcBorders/>
          </w:tcPr>
          <w:p>
            <w:pPr>
              <w:pStyle w:val="Normal"/>
              <w:keepNext w:val="false"/>
              <w:spacing w:lineRule="auto" w:line="240" w:before="40" w:after="40"/>
              <w:rPr/>
            </w:pPr>
            <w:ins w:id="517" w:author="Codex" w:date="2026-10-20T13:30:13Z">
              <w:r>
                <w:rPr>
                  <w:sz w:val="18"/>
                </w:rPr>
                <w:t>Qwen 3.5-397B-A17B; 1 fps video</w:t>
              </w:r>
            </w:ins>
          </w:p>
        </w:tc>
        <w:tc>
          <w:tcPr>
            <w:tcW w:w="1300" w:type="dxa"/>
            <w:tcBorders/>
          </w:tcPr>
          <w:p>
            <w:pPr>
              <w:pStyle w:val="Normal"/>
              <w:spacing w:lineRule="auto" w:line="240" w:before="40" w:after="40"/>
              <w:rPr/>
            </w:pPr>
            <w:ins w:id="518" w:author="Codex" w:date="2026-10-20T13:30:13Z">
              <w:r>
                <w:rPr>
                  <w:sz w:val="18"/>
                </w:rPr>
                <w:t>0 / 149</w:t>
              </w:r>
            </w:ins>
          </w:p>
        </w:tc>
        <w:tc>
          <w:tcPr>
            <w:tcW w:w="1901" w:type="dxa"/>
            <w:tcBorders/>
          </w:tcPr>
          <w:p>
            <w:pPr>
              <w:pStyle w:val="Normal"/>
              <w:spacing w:lineRule="auto" w:line="240" w:before="40" w:after="40"/>
              <w:rPr/>
            </w:pPr>
            <w:ins w:id="519" w:author="Codex" w:date="2026-10-20T13:30:13Z">
              <w:r>
                <w:rPr>
                  <w:sz w:val="18"/>
                </w:rPr>
                <w:t>0 / 149 (0.0%)</w:t>
              </w:r>
            </w:ins>
          </w:p>
        </w:tc>
        <w:tc>
          <w:tcPr>
            <w:tcW w:w="1050" w:type="dxa"/>
            <w:tcBorders/>
          </w:tcPr>
          <w:p>
            <w:pPr>
              <w:pStyle w:val="Normal"/>
              <w:spacing w:lineRule="auto" w:line="240" w:before="40" w:after="40"/>
              <w:rPr/>
            </w:pPr>
            <w:ins w:id="520" w:author="Codex" w:date="2026-10-20T13:30:13Z">
              <w:r>
                <w:rPr>
                  <w:sz w:val="18"/>
                </w:rPr>
                <w:t>0</w:t>
              </w:r>
            </w:ins>
          </w:p>
        </w:tc>
      </w:tr>
      <w:tr>
        <w:trPr>
          <w:ins w:id="521" w:author="Codex" w:date="2026-10-20T13:30:13Z"/>
        </w:trPr>
        <w:tc>
          <w:tcPr>
            <w:tcW w:w="3899" w:type="dxa"/>
            <w:tcBorders/>
          </w:tcPr>
          <w:p>
            <w:pPr>
              <w:pStyle w:val="Normal"/>
              <w:keepNext w:val="false"/>
              <w:spacing w:lineRule="auto" w:line="240" w:before="40" w:after="40"/>
              <w:rPr/>
            </w:pPr>
            <w:ins w:id="522" w:author="Codex" w:date="2026-10-20T13:30:13Z">
              <w:r>
                <w:rPr>
                  <w:sz w:val="18"/>
                </w:rPr>
                <w:t>Gemini 3.1 Flash-Lite; 1 fps video</w:t>
              </w:r>
            </w:ins>
          </w:p>
        </w:tc>
        <w:tc>
          <w:tcPr>
            <w:tcW w:w="1300" w:type="dxa"/>
            <w:tcBorders/>
          </w:tcPr>
          <w:p>
            <w:pPr>
              <w:pStyle w:val="Normal"/>
              <w:spacing w:lineRule="auto" w:line="240" w:before="40" w:after="40"/>
              <w:rPr/>
            </w:pPr>
            <w:ins w:id="523" w:author="Codex" w:date="2026-10-20T13:30:13Z">
              <w:r>
                <w:rPr>
                  <w:sz w:val="18"/>
                </w:rPr>
                <w:t>0 / 149</w:t>
              </w:r>
            </w:ins>
          </w:p>
        </w:tc>
        <w:tc>
          <w:tcPr>
            <w:tcW w:w="1901" w:type="dxa"/>
            <w:tcBorders/>
          </w:tcPr>
          <w:p>
            <w:pPr>
              <w:pStyle w:val="Normal"/>
              <w:spacing w:lineRule="auto" w:line="240" w:before="40" w:after="40"/>
              <w:rPr/>
            </w:pPr>
            <w:ins w:id="524" w:author="Codex" w:date="2026-10-20T13:30:13Z">
              <w:r>
                <w:rPr>
                  <w:sz w:val="18"/>
                </w:rPr>
                <w:t>0 / 149 (0.0%)</w:t>
              </w:r>
            </w:ins>
          </w:p>
        </w:tc>
        <w:tc>
          <w:tcPr>
            <w:tcW w:w="1050" w:type="dxa"/>
            <w:tcBorders/>
          </w:tcPr>
          <w:p>
            <w:pPr>
              <w:pStyle w:val="Normal"/>
              <w:spacing w:lineRule="auto" w:line="240" w:before="40" w:after="40"/>
              <w:rPr/>
            </w:pPr>
            <w:ins w:id="525" w:author="Codex" w:date="2026-10-20T13:30:13Z">
              <w:r>
                <w:rPr>
                  <w:sz w:val="18"/>
                </w:rPr>
                <w:t>0</w:t>
              </w:r>
            </w:ins>
          </w:p>
        </w:tc>
      </w:tr>
      <w:tr>
        <w:trPr>
          <w:ins w:id="526" w:author="Codex" w:date="2026-10-20T13:30:13Z"/>
        </w:trPr>
        <w:tc>
          <w:tcPr>
            <w:tcW w:w="3899" w:type="dxa"/>
            <w:tcBorders/>
          </w:tcPr>
          <w:p>
            <w:pPr>
              <w:pStyle w:val="Normal"/>
              <w:keepNext w:val="false"/>
              <w:spacing w:lineRule="auto" w:line="240" w:before="40" w:after="40"/>
              <w:rPr/>
            </w:pPr>
            <w:ins w:id="527" w:author="Codex" w:date="2026-10-20T13:30:13Z">
              <w:r>
                <w:rPr>
                  <w:sz w:val="18"/>
                </w:rPr>
                <w:t>Gemini 3.1 Pro; 1 fps video</w:t>
              </w:r>
            </w:ins>
          </w:p>
        </w:tc>
        <w:tc>
          <w:tcPr>
            <w:tcW w:w="1300" w:type="dxa"/>
            <w:tcBorders/>
          </w:tcPr>
          <w:p>
            <w:pPr>
              <w:pStyle w:val="Normal"/>
              <w:spacing w:lineRule="auto" w:line="240" w:before="40" w:after="40"/>
              <w:rPr/>
            </w:pPr>
            <w:ins w:id="528" w:author="Codex" w:date="2026-10-20T13:30:13Z">
              <w:r>
                <w:rPr>
                  <w:sz w:val="18"/>
                </w:rPr>
                <w:t>0 / 149</w:t>
              </w:r>
            </w:ins>
          </w:p>
        </w:tc>
        <w:tc>
          <w:tcPr>
            <w:tcW w:w="1901" w:type="dxa"/>
            <w:tcBorders/>
          </w:tcPr>
          <w:p>
            <w:pPr>
              <w:pStyle w:val="Normal"/>
              <w:spacing w:lineRule="auto" w:line="240" w:before="40" w:after="40"/>
              <w:rPr/>
            </w:pPr>
            <w:ins w:id="529" w:author="Codex" w:date="2026-10-20T13:30:13Z">
              <w:r>
                <w:rPr>
                  <w:sz w:val="18"/>
                </w:rPr>
                <w:t>0 / 149 (0.0%)</w:t>
              </w:r>
            </w:ins>
          </w:p>
        </w:tc>
        <w:tc>
          <w:tcPr>
            <w:tcW w:w="1050" w:type="dxa"/>
            <w:tcBorders/>
          </w:tcPr>
          <w:p>
            <w:pPr>
              <w:pStyle w:val="Normal"/>
              <w:spacing w:lineRule="auto" w:line="240" w:before="40" w:after="40"/>
              <w:rPr/>
            </w:pPr>
            <w:ins w:id="530" w:author="Codex" w:date="2026-10-20T13:30:13Z">
              <w:r>
                <w:rPr>
                  <w:sz w:val="18"/>
                </w:rPr>
                <w:t>0</w:t>
              </w:r>
            </w:ins>
          </w:p>
        </w:tc>
      </w:tr>
      <w:tr>
        <w:trPr>
          <w:ins w:id="531" w:author="Codex" w:date="2026-10-20T13:30:13Z"/>
        </w:trPr>
        <w:tc>
          <w:tcPr>
            <w:tcW w:w="3899" w:type="dxa"/>
            <w:tcBorders/>
          </w:tcPr>
          <w:p>
            <w:pPr>
              <w:pStyle w:val="Normal"/>
              <w:keepNext w:val="false"/>
              <w:spacing w:lineRule="auto" w:line="240" w:before="40" w:after="40"/>
              <w:rPr/>
            </w:pPr>
            <w:ins w:id="532" w:author="Codex" w:date="2026-10-20T13:30:13Z">
              <w:r>
                <w:rPr>
                  <w:sz w:val="18"/>
                </w:rPr>
                <w:t>Gemini 3.1 Pro; 2 fps video</w:t>
              </w:r>
            </w:ins>
          </w:p>
        </w:tc>
        <w:tc>
          <w:tcPr>
            <w:tcW w:w="1300" w:type="dxa"/>
            <w:tcBorders/>
          </w:tcPr>
          <w:p>
            <w:pPr>
              <w:pStyle w:val="Normal"/>
              <w:spacing w:lineRule="auto" w:line="240" w:before="40" w:after="40"/>
              <w:rPr/>
            </w:pPr>
            <w:ins w:id="533" w:author="Codex" w:date="2026-10-20T13:30:13Z">
              <w:r>
                <w:rPr>
                  <w:sz w:val="18"/>
                </w:rPr>
                <w:t>0 / 149</w:t>
              </w:r>
            </w:ins>
          </w:p>
        </w:tc>
        <w:tc>
          <w:tcPr>
            <w:tcW w:w="1901" w:type="dxa"/>
            <w:tcBorders/>
          </w:tcPr>
          <w:p>
            <w:pPr>
              <w:pStyle w:val="Normal"/>
              <w:spacing w:lineRule="auto" w:line="240" w:before="40" w:after="40"/>
              <w:rPr/>
            </w:pPr>
            <w:ins w:id="534" w:author="Codex" w:date="2026-10-20T13:30:13Z">
              <w:r>
                <w:rPr>
                  <w:sz w:val="18"/>
                </w:rPr>
                <w:t>0 / 149 (0.0%)</w:t>
              </w:r>
            </w:ins>
          </w:p>
        </w:tc>
        <w:tc>
          <w:tcPr>
            <w:tcW w:w="1050" w:type="dxa"/>
            <w:tcBorders/>
          </w:tcPr>
          <w:p>
            <w:pPr>
              <w:pStyle w:val="Normal"/>
              <w:spacing w:lineRule="auto" w:line="240" w:before="40" w:after="40"/>
              <w:rPr/>
            </w:pPr>
            <w:ins w:id="535" w:author="Codex" w:date="2026-10-20T13:30:13Z">
              <w:r>
                <w:rPr>
                  <w:sz w:val="18"/>
                </w:rPr>
                <w:t>0</w:t>
              </w:r>
            </w:ins>
          </w:p>
        </w:tc>
      </w:tr>
      <w:tr>
        <w:trPr>
          <w:ins w:id="536" w:author="Codex" w:date="2026-10-20T13:30:13Z"/>
        </w:trPr>
        <w:tc>
          <w:tcPr>
            <w:tcW w:w="3899" w:type="dxa"/>
            <w:tcBorders/>
          </w:tcPr>
          <w:p>
            <w:pPr>
              <w:pStyle w:val="Normal"/>
              <w:keepNext w:val="false"/>
              <w:spacing w:lineRule="auto" w:line="240" w:before="40" w:after="40"/>
              <w:rPr/>
            </w:pPr>
            <w:ins w:id="537" w:author="Codex" w:date="2026-10-20T13:30:13Z">
              <w:r>
                <w:rPr>
                  <w:sz w:val="18"/>
                </w:rPr>
                <w:t>Gemini 3.8 Flash; 2 fps frames</w:t>
              </w:r>
            </w:ins>
          </w:p>
        </w:tc>
        <w:tc>
          <w:tcPr>
            <w:tcW w:w="1300" w:type="dxa"/>
            <w:tcBorders/>
          </w:tcPr>
          <w:p>
            <w:pPr>
              <w:pStyle w:val="Normal"/>
              <w:spacing w:lineRule="auto" w:line="240" w:before="40" w:after="40"/>
              <w:rPr/>
            </w:pPr>
            <w:ins w:id="538" w:author="Codex" w:date="2026-10-20T13:30:13Z">
              <w:r>
                <w:rPr>
                  <w:sz w:val="18"/>
                </w:rPr>
                <w:t>0 / 149</w:t>
              </w:r>
            </w:ins>
          </w:p>
        </w:tc>
        <w:tc>
          <w:tcPr>
            <w:tcW w:w="1901" w:type="dxa"/>
            <w:tcBorders/>
          </w:tcPr>
          <w:p>
            <w:pPr>
              <w:pStyle w:val="Normal"/>
              <w:spacing w:lineRule="auto" w:line="240" w:before="40" w:after="40"/>
              <w:rPr/>
            </w:pPr>
            <w:ins w:id="539" w:author="Codex" w:date="2026-10-20T13:30:13Z">
              <w:r>
                <w:rPr>
                  <w:sz w:val="18"/>
                </w:rPr>
                <w:t>0 / 149 (0.0%)</w:t>
              </w:r>
            </w:ins>
          </w:p>
        </w:tc>
        <w:tc>
          <w:tcPr>
            <w:tcW w:w="1050" w:type="dxa"/>
            <w:tcBorders/>
          </w:tcPr>
          <w:p>
            <w:pPr>
              <w:pStyle w:val="Normal"/>
              <w:spacing w:lineRule="auto" w:line="240" w:before="40" w:after="40"/>
              <w:rPr/>
            </w:pPr>
            <w:ins w:id="540" w:author="Codex" w:date="2026-10-20T13:30:13Z">
              <w:r>
                <w:rPr>
                  <w:sz w:val="18"/>
                </w:rPr>
                <w:t>0</w:t>
              </w:r>
            </w:ins>
          </w:p>
        </w:tc>
      </w:tr>
      <w:tr>
        <w:trPr>
          <w:ins w:id="541" w:author="Codex" w:date="2026-10-20T13:30:13Z"/>
        </w:trPr>
        <w:tc>
          <w:tcPr>
            <w:tcW w:w="3899" w:type="dxa"/>
            <w:tcBorders/>
          </w:tcPr>
          <w:p>
            <w:pPr>
              <w:pStyle w:val="Normal"/>
              <w:keepNext w:val="false"/>
              <w:spacing w:lineRule="auto" w:line="240" w:before="40" w:after="40"/>
              <w:rPr/>
            </w:pPr>
            <w:ins w:id="542" w:author="Codex" w:date="2026-10-20T13:30:13Z">
              <w:r>
                <w:rPr>
                  <w:sz w:val="18"/>
                </w:rPr>
                <w:t>Elorian Glimpse; native video, provider-default sampling</w:t>
              </w:r>
            </w:ins>
          </w:p>
        </w:tc>
        <w:tc>
          <w:tcPr>
            <w:tcW w:w="1300" w:type="dxa"/>
            <w:tcBorders/>
          </w:tcPr>
          <w:p>
            <w:pPr>
              <w:pStyle w:val="Normal"/>
              <w:spacing w:lineRule="auto" w:line="240" w:before="40" w:after="40"/>
              <w:rPr/>
            </w:pPr>
            <w:ins w:id="543" w:author="Codex" w:date="2026-10-20T13:30:13Z">
              <w:r>
                <w:rPr>
                  <w:sz w:val="18"/>
                </w:rPr>
                <w:t>0 / 149</w:t>
              </w:r>
            </w:ins>
          </w:p>
        </w:tc>
        <w:tc>
          <w:tcPr>
            <w:tcW w:w="1901" w:type="dxa"/>
            <w:tcBorders/>
          </w:tcPr>
          <w:p>
            <w:pPr>
              <w:pStyle w:val="Normal"/>
              <w:spacing w:lineRule="auto" w:line="240" w:before="40" w:after="40"/>
              <w:rPr/>
            </w:pPr>
            <w:ins w:id="544" w:author="Codex" w:date="2026-10-20T13:30:13Z">
              <w:r>
                <w:rPr>
                  <w:sz w:val="18"/>
                </w:rPr>
                <w:t>0 / 149 (0.0%)</w:t>
              </w:r>
            </w:ins>
          </w:p>
        </w:tc>
        <w:tc>
          <w:tcPr>
            <w:tcW w:w="1050" w:type="dxa"/>
            <w:tcBorders/>
          </w:tcPr>
          <w:p>
            <w:pPr>
              <w:pStyle w:val="Normal"/>
              <w:spacing w:lineRule="auto" w:line="240" w:before="40" w:after="40"/>
              <w:rPr/>
            </w:pPr>
            <w:ins w:id="545" w:author="Codex" w:date="2026-10-20T13:30:13Z">
              <w:r>
                <w:rPr>
                  <w:sz w:val="18"/>
                </w:rPr>
                <w:t>0</w:t>
              </w:r>
            </w:ins>
          </w:p>
        </w:tc>
      </w:tr>
    </w:tbl>
    <w:p>
      <w:pPr>
        <w:pStyle w:val="Normal"/>
        <w:spacing w:before="0" w:after="120"/>
        <w:rPr/>
      </w:pPr>
      <w:ins w:id="546" w:author="Codex" w:date="2026-10-20T13:30:13Z">
        <w:r>
          <w:rPr/>
          <w:t>Final completeness is checked on the frozen seven-score vectors for all 149 model pairings (134 standard and 15 controls); 14 controls have a human reference. Remap counts come from field_normalization.json. Zero documented remaps does not imply zero initial parsing failures. Historical parse-failure and retry rates cannot be established uniformly from the retained records and are therefore not reported as zero.</w:t>
        </w:r>
      </w:ins>
    </w:p>
    <w:sectPr>
      <w:footerReference w:type="even" r:id="rId9"/>
      <w:footerReference w:type="default" r:id="rId10"/>
      <w:footerReference w:type="first" r:id="rId11"/>
      <w:type w:val="nextPage"/>
      <w:pgSz w:w="11906" w:h="16838"/>
      <w:pgMar w:left="1152" w:right="1152" w:gutter="0" w:header="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REVIEW GUIDE. This copy starts from the Claude-reviewed draft. Every Codex text addition, deletion, table replacement and formatting change is a native Word tracked suggestion labelled “Codex”; use Review → Accept or Reject. Claude’s original comments and the pre-existing tracked deletion are retained. New Codex comments explain the substantive proposals. No new API experiments, public data deposit or author declarations were completed.</w:t>
      </w:r>
    </w:p>
  </w:comment>
  <w:comment w:id="2" w:author="Claude (review)" w:date="2026-10-20T08:55:55Z" w:initials="CR">
    <w:p>
      <w:pPr>
        <w:overflowPunct w:val="fals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Citation check: the 90-clip corpus is 'associated with Macedonia et al. (2011)' and the 44-clip set is 'from Macedonia, Müller, and Friederici (2011)'. With the current reference list these are the same paper. Please confirm which 2011 paper the figshare corpus asks to be cited.</w:t>
      </w:r>
    </w:p>
  </w:comment>
  <w:comment w:id="1"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ATTRIBUTION CLARIFICATION. Both collections cite the same 2011 paper. The wording specifies that the Figshare collection requests both the 2011 and 2015 citations, without claiming that the files are identical. Based on the saved VIDEO_PROVENANCE.md source audit.</w:t>
      </w:r>
    </w:p>
  </w:comment>
  <w:comment w:id="3"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TABLE FORMATTING. Increased space between the longest dimension label and its numeric mean; adjusted cell widths, padding and type size. Values are unchanged. Formatting changes are tracked.</w:t>
      </w:r>
    </w:p>
  </w:comment>
  <w:comment w:id="4"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NEW SENSITIVITY ANALYSIS. Applied Holm correction to all 21 saved cohort contrasts. Only English facial expression and Japanese cultural familiarity survive correction. Revised the interpretation accordingly; this changes which results are described as statistically supported.</w:t>
      </w:r>
    </w:p>
  </w:comment>
  <w:comment w:id="5"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TABLE REPLACEMENT. The original seven selected contrasts are shown as deletions. The proposed replacement shows all 21 contrasts, pointwise 95% confidence intervals and Holm p values. Accepting the replacement removes the old table; rejecting it retains the old table.</w:t>
      </w:r>
    </w:p>
  </w:comment>
  <w:comment w:id="7" w:author="Claude (review)" w:date="2026-10-20T08:55:55Z" w:initials="CR">
    <w:p>
      <w:pPr>
        <w:overflowPunct w:val="fals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Show all 21 contrasts with 95% CIs (supplement is fine). With Holm correction, contrasts at p = .016, .022 and .037 may not survive. A response-style check (e.g., share of extreme vs midpoint responses per cohort) would help separate scale use from interpretation, especially for the Japanese cohort.</w:t>
      </w:r>
    </w:p>
  </w:comment>
  <w:comment w:id="6"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TABLE NOTE. Expanded Table 3 to all 21 contrasts, with pointwise 95% CIs and Holm-adjusted p values. CIs use saved coefficient/SE estimates and t(229); the original regression was not refitted.</w:t>
      </w:r>
    </w:p>
  </w:comment>
  <w:comment w:id="8"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NEW DESCRIPTIVE ANALYSIS. Computed endpoint and midpoint shares by cohort and dimension from the hash-matched controlled workbook (4,600 retained evaluations, 230 people). Appendix A shows all values. These descriptive results do not separate cultural interpretation from scale use.</w:t>
      </w:r>
    </w:p>
  </w:comment>
  <w:comment w:id="9"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INTERPRETATION CHANGE. Qualified the cohort claims to reflect the Holm correction and possible effects of scale use, translation and interpretation.</w:t>
      </w:r>
    </w:p>
  </w:comment>
  <w:comment w:id="11" w:author="Claude (review)" w:date="2026-10-20T08:55:56Z" w:initials="CR">
    <w:p>
      <w:pPr>
        <w:overflowPunct w:val="fals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Give the exact model ID, access route (native API or OpenRouter) and evaluation date for every configuration, not only Glimpse. frozen_inputs.json notes that the two native 2-fps Gemini runs have no logged model ID. Model family is also confounded with input route (video, frames, provider-default sampling); say so here.</w:t>
      </w:r>
    </w:p>
  </w:comment>
  <w:comment w:id="10"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PROVENANCE DISCLOSURE. Added saved model IDs/access routes and an input-route confound statement. Earlier evaluation dates, three exact Gemini IDs and complete retry histories were not recoverable from the retained package; Appendix B labels the gaps. These notes are suggestions for author review, not newly established experimental facts.</w:t>
      </w:r>
    </w:p>
  </w:comment>
  <w:comment w:id="12"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METHODS PRECISION. “Video or sampled frames” includes the GPT frame-input conditions.</w:t>
      </w:r>
    </w:p>
  </w:comment>
  <w:comment w:id="14" w:author="Claude (review)" w:date="2026-10-20T08:55:56Z" w:initials="CR">
    <w:p>
      <w:pPr>
        <w:overflowPunct w:val="fals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The confidence field is never analysed. It offers a direct test of H4 (does low model confidence coincide with high human SD?). Analyse it or remove it from the description.</w:t>
      </w:r>
    </w:p>
  </w:comment>
  <w:comment w:id="13"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REMOVAL. Removed the unanalysed self-reported confidence field from the narrative, as Claude offered as an alternative to analysing it. The archived prompt is unchanged. Added the conjunction needed after that removal.</w:t>
      </w:r>
    </w:p>
  </w:comment>
  <w:comment w:id="15"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MOVE AND AUDIT ADDITION. Moved the Qwen parsing explanation from Results to Methods. Added the 127 documented field remaps affecting 125/149 pairings and completeness checks for every model/input setting. Historical parse-failure rates are unavailable; no zero failure rate is claimed.</w:t>
      </w:r>
    </w:p>
  </w:comment>
  <w:comment w:id="16"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CROSS-REFERENCE FIX. Parsing is now described in Methods 6.1 rather than Results 6.3.2.</w:t>
      </w:r>
    </w:p>
  </w:comment>
  <w:comment w:id="18" w:author="Claude (review)" w:date="2026-10-20T08:55:56Z" w:initials="CR">
    <w:p>
      <w:pPr>
        <w:overflowPunct w:val="fals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Formatting: this whole paragraph is bold; only the lead-in should be.</w:t>
      </w:r>
    </w:p>
  </w:comment>
  <w:comment w:id="17"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WORDING AND FORMATTING. Kept only the lead-in bold, shortened the correspondence summary, and removed the repeated discussion of untested model repeatability. You can reject the wording changes separately from the formatting changes.</w:t>
      </w:r>
    </w:p>
  </w:comment>
  <w:comment w:id="19"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SUMMARY UPDATE. Revised the correspondence/disagreement summary to match the item-level results already described in the draft. All altered text is tracked.</w:t>
      </w:r>
    </w:p>
  </w:comment>
  <w:comment w:id="20" w:author="Claude (review)" w:date="2026-10-20T08:55:57Z" w:initials="CR">
    <w:p>
      <w:pPr>
        <w:overflowPunct w:val="fals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Likely contributor: the model prompt asks about 'your cultural context' while humans were asked about 'your country'. A rerun of this one question with an explicit reference population (e.g., 'for a typical adult in Germany') per cohort would be cheap and would directly address this.</w:t>
      </w:r>
    </w:p>
  </w:comment>
  <w:comment w:id="21"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DISCUSSION CHANGE. Updated the cohort interpretation after Holm correction and discussed the human/model familiarity-prompt mismatch. A reference-population rerun is proposed as future work; no rerun was performed.</w:t>
      </w:r>
    </w:p>
  </w:comment>
  <w:comment w:id="23" w:author="Claude (review)" w:date="2026-10-20T08:55:57Z" w:initials="CR">
    <w:p>
      <w:pPr>
        <w:overflowPunct w:val="fals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Lets just remove this whole paragraph we don’t need to talk about reliability</w:t>
      </w:r>
    </w:p>
  </w:comment>
  <w:comment w:id="22"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DELETION. Removes the whole model-reliability limitation paragraph, as explicitly requested in Claude comment 8.</w:t>
      </w:r>
    </w:p>
  </w:comment>
  <w:comment w:id="24"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TRANSITION. Renumbered the remaining limitations after the requested paragraph deletion.</w:t>
      </w:r>
    </w:p>
  </w:comment>
  <w:comment w:id="25"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QUALIFICATION. Limits the strongest cohort claims to the two contrasts surviving Holm correction.</w:t>
      </w:r>
    </w:p>
  </w:comment>
  <w:comment w:id="26"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QUALIFICATION. Removes the unverified claim that the same performer appeared in both source collections; retains the generalisation limitation and renumbers it.</w:t>
      </w:r>
    </w:p>
  </w:comment>
  <w:comment w:id="27"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TRANSITION. Renumbered the remaining limitation after the paragraph deletion.</w:t>
      </w:r>
    </w:p>
  </w:comment>
  <w:comment w:id="28"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RELATED DELETION. Removed the future reliability-study sentence alongside the requested removal of the reliability limitation. This additional deletion is independently rejectable.</w:t>
      </w:r>
    </w:p>
  </w:comment>
  <w:comment w:id="30" w:author="Claude (review)" w:date="2026-10-20T08:55:57Z" w:initials="CR">
    <w:p>
      <w:pPr>
        <w:overflowPunct w:val="false"/>
        <w:spacing w:before="0" w:after="0" w:lineRule="auto" w:line="240"/>
        <w:rPr/>
      </w:pPr>
      <w:r>
        <w:annotationRef/>
      </w:r>
      <w:r>
        <w:rPr>
          <w:rFonts w:asciiTheme="minorHAnsi" w:cstheme="minorBidi" w:eastAsiaTheme="minorEastAsia" w:hAnsiTheme="minorHAnsi" w:ascii="Cambria" w:hAnsi="Cambria" w:eastAsia="ＭＳ 明朝" w:cs=""/>
          <w:color w:val="000000"/>
          <w:sz w:val="20"/>
          <w:szCs w:val="20"/>
        </w:rPr>
        <w:t>Consider releasing anonymised trial-level rows (item × cohort × rating, no IDs) if consent allows. Readers need them to reproduce α and the cohort models. Archive the branch with a DOI (e.g., Zenodo). Also missing before submission: funding, conflict-of-interest, CRediT and AI-use statements.</w:t>
      </w:r>
    </w:p>
  </w:comment>
  <w:comment w:id="29"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AVAILABILITY QUALIFICATION. Distinguishes the existing public release from the newly added manuscript analyses. No trial-level release or DOI was created. Funding, conflicts, CRediT roles and full AI-use declarations were not supplied and have not been invented; authors still need to confirm these before journal submission.</w:t>
      </w:r>
    </w:p>
  </w:comment>
  <w:comment w:id="31" w:author="Claude (review)" w:date="2026-10-20T08:55:57Z" w:initials="CR">
    <w:p>
      <w:pPr>
        <w:overflowPunct w:val="false"/>
        <w:spacing w:before="0" w:after="0" w:lineRule="auto" w:line="240"/>
        <w:rPr/>
      </w:pPr>
      <w:r>
        <w:annotationRef/>
      </w:r>
      <w:r>
        <w:rPr>
          <w:rFonts w:asciiTheme="minorHAnsi" w:cstheme="minorBidi" w:eastAsiaTheme="minorEastAsia" w:hAnsiTheme="minorHAnsi" w:ascii="Cambria" w:hAnsi="Cambria"/>
          <w:color w:val="auto"/>
        </w:rPr>
      </w:r>
    </w:p>
  </w:comment>
  <w:comment w:id="32"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NEW APPENDIX. Everything in Appendix A is new: the cohort endpoint/midpoint distributions and the description of their source. This is a descriptive response-style diagnostic requested by Claude, not a new controlled experiment.</w:t>
      </w:r>
    </w:p>
  </w:comment>
  <w:comment w:id="33" w:author="Codex" w:date="2026-10-20T13:30:13Z" w:initials="CX">
    <w:p>
      <w:pPr>
        <w:overflowPunct w:val="false"/>
        <w:spacing w:before="0" w:after="0" w:lineRule="auto" w:line="240"/>
        <w:rPr/>
      </w:pPr>
      <w:r>
        <w:annotationRef/>
      </w:r>
      <w:r>
        <w:rPr>
          <w:rFonts w:asciiTheme="minorHAnsi" w:cstheme="minorBidi" w:eastAsiaTheme="minorEastAsia" w:hAnsiTheme="minorHAnsi" w:ascii="Cambria" w:hAnsi="Cambria"/>
          <w:color w:val="auto"/>
        </w:rPr>
        <w:t>PROPOSED NEW APPENDIX. Everything in Appendix B is new: model provenance and parsing/completeness tables. Missing historical metadata is stated explicitly. You may reject the appendix, or individual paragraphs/table rows.</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Segoe UI">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49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49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8"/>
  <w:trackRevision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c693f"/>
    <w:pPr>
      <w:widowControl/>
      <w:suppressAutoHyphens w:val="true"/>
      <w:bidi w:val="0"/>
      <w:spacing w:lineRule="auto" w:line="269" w:before="0" w:after="120"/>
      <w:jc w:val="start"/>
    </w:pPr>
    <w:rPr>
      <w:rFonts w:ascii="Times New Roman" w:hAnsi="Times New Roman" w:eastAsia="ＭＳ 明朝" w:cs=""/>
      <w:color w:val="000000"/>
      <w:kern w:val="0"/>
      <w:sz w:val="22"/>
      <w:szCs w:val="22"/>
      <w:lang w:val="en-US" w:eastAsia="en-US" w:bidi="ar-SA"/>
    </w:rPr>
  </w:style>
  <w:style w:type="paragraph" w:styleId="Heading1">
    <w:name w:val="heading 1"/>
    <w:basedOn w:val="Normal"/>
    <w:next w:val="Normal"/>
    <w:link w:val="Ttulo1Car"/>
    <w:uiPriority w:val="9"/>
    <w:qFormat/>
    <w:rsid w:val="00fc693f"/>
    <w:pPr>
      <w:keepNext w:val="true"/>
      <w:keepLines/>
      <w:spacing w:before="240" w:after="120"/>
      <w:outlineLvl w:val="0"/>
    </w:pPr>
    <w:rPr>
      <w:rFonts w:ascii="Calibri" w:hAnsi="Calibri" w:eastAsia="ＭＳ ゴシック" w:cs="" w:asciiTheme="majorHAnsi" w:cstheme="majorBidi" w:eastAsiaTheme="majorEastAsia" w:hAnsiTheme="majorHAnsi"/>
      <w:b/>
      <w:bCs/>
      <w:sz w:val="28"/>
      <w:szCs w:val="28"/>
    </w:rPr>
  </w:style>
  <w:style w:type="paragraph" w:styleId="Heading2">
    <w:name w:val="heading 2"/>
    <w:basedOn w:val="Normal"/>
    <w:next w:val="Normal"/>
    <w:link w:val="Ttulo2C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sz w:val="24"/>
      <w:szCs w:val="26"/>
    </w:rPr>
  </w:style>
  <w:style w:type="paragraph" w:styleId="Heading3">
    <w:name w:val="heading 3"/>
    <w:basedOn w:val="Normal"/>
    <w:next w:val="Normal"/>
    <w:link w:val="Ttulo3Car"/>
    <w:uiPriority w:val="9"/>
    <w:unhideWhenUsed/>
    <w:qFormat/>
    <w:rsid w:val="00fc693f"/>
    <w:pPr>
      <w:keepNext w:val="true"/>
      <w:keepLines/>
      <w:spacing w:before="240" w:after="120"/>
      <w:outlineLvl w:val="2"/>
    </w:pPr>
    <w:rPr>
      <w:rFonts w:ascii="Calibri" w:hAnsi="Calibri" w:eastAsia="ＭＳ ゴシック" w:cs="" w:asciiTheme="majorHAnsi" w:cstheme="majorBidi" w:eastAsiaTheme="majorEastAsia" w:hAnsiTheme="majorHAnsi"/>
      <w:b/>
      <w:bCs/>
    </w:rPr>
  </w:style>
  <w:style w:type="paragraph" w:styleId="Heading4">
    <w:name w:val="heading 4"/>
    <w:basedOn w:val="Normal"/>
    <w:next w:val="Normal"/>
    <w:link w:val="Ttulo4C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Ttulo5C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Ttulo6C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Ttulo7C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Ttulo8C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rPr/>
  </w:style>
  <w:style w:type="character" w:styleId="EncabezadoCar" w:customStyle="1">
    <w:name w:val="Encabezado Car"/>
    <w:basedOn w:val="DefaultParagraphFont"/>
    <w:link w:val="Header"/>
    <w:uiPriority w:val="99"/>
    <w:rsid w:val="00e618bf"/>
    <w:rPr/>
  </w:style>
  <w:style w:type="character" w:styleId="PiedepginaCar" w:customStyle="1">
    <w:name w:val="Pie de página Car"/>
    <w:basedOn w:val="DefaultParagraphFont"/>
    <w:link w:val="Footer"/>
    <w:uiPriority w:val="99"/>
    <w:rsid w:val="00e618bf"/>
    <w:rPr/>
  </w:style>
  <w:style w:type="character" w:styleId="Ttulo1Car" w:customStyle="1">
    <w:name w:val="Título 1 C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tuloCar" w:customStyle="1">
    <w:name w:val="Título C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tuloCar" w:customStyle="1">
    <w:name w:val="Subtítulo C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TextoindependienteCar" w:customStyle="1">
    <w:name w:val="Texto independiente Car"/>
    <w:basedOn w:val="DefaultParagraphFont"/>
    <w:uiPriority w:val="99"/>
    <w:rsid w:val="00aa1d8d"/>
    <w:rPr/>
  </w:style>
  <w:style w:type="character" w:styleId="Textoindependiente2Car" w:customStyle="1">
    <w:name w:val="Texto independiente 2 Car"/>
    <w:basedOn w:val="DefaultParagraphFont"/>
    <w:link w:val="BodyText2"/>
    <w:uiPriority w:val="99"/>
    <w:rsid w:val="00aa1d8d"/>
    <w:rPr/>
  </w:style>
  <w:style w:type="character" w:styleId="Textoindependiente3Car" w:customStyle="1">
    <w:name w:val="Texto independiente 3 Car"/>
    <w:basedOn w:val="DefaultParagraphFont"/>
    <w:link w:val="BodyText3"/>
    <w:uiPriority w:val="99"/>
    <w:rsid w:val="00aa1d8d"/>
    <w:rPr>
      <w:sz w:val="16"/>
      <w:szCs w:val="16"/>
    </w:rPr>
  </w:style>
  <w:style w:type="character" w:styleId="TextomacroCar" w:customStyle="1">
    <w:name w:val="Texto macro Car"/>
    <w:basedOn w:val="DefaultParagraphFont"/>
    <w:link w:val="MacroText"/>
    <w:uiPriority w:val="99"/>
    <w:rsid w:val="0029639d"/>
    <w:rPr>
      <w:rFonts w:ascii="Courier" w:hAnsi="Courier"/>
      <w:sz w:val="20"/>
      <w:szCs w:val="20"/>
    </w:rPr>
  </w:style>
  <w:style w:type="character" w:styleId="CitaCar" w:customStyle="1">
    <w:name w:val="Cita Car"/>
    <w:basedOn w:val="DefaultParagraphFont"/>
    <w:link w:val="Quote"/>
    <w:uiPriority w:val="29"/>
    <w:rsid w:val="00fc693f"/>
    <w:rPr>
      <w:i/>
      <w:iCs/>
      <w:color w:themeColor="text1" w:val="000000"/>
    </w:rPr>
  </w:style>
  <w:style w:type="character" w:styleId="Ttulo4Car" w:customStyle="1">
    <w:name w:val="Título 4 C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Ttulo5Car" w:customStyle="1">
    <w:name w:val="Título 5 C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Ttulo6Car" w:customStyle="1">
    <w:name w:val="Título 6 C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Ttulo7Car" w:customStyle="1">
    <w:name w:val="Título 7 C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Ttulo8Car" w:customStyle="1">
    <w:name w:val="Título 8 C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Ttulo9Car" w:customStyle="1">
    <w:name w:val="Título 9 C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destacadaCar" w:customStyle="1">
    <w:name w:val="Cita destacada C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TextocomentarioCar" w:customStyle="1">
    <w:name w:val="Texto comentario Car"/>
    <w:basedOn w:val="DefaultParagraphFont"/>
    <w:link w:val="CommentText"/>
    <w:uiPriority w:val="99"/>
    <w:semiHidden/>
    <w:rPr>
      <w:rFonts w:ascii="Times New Roman" w:hAnsi="Times New Roman"/>
      <w:color w:val="000000"/>
      <w:sz w:val="20"/>
      <w:szCs w:val="20"/>
    </w:rPr>
  </w:style>
  <w:style w:type="character" w:styleId="CommentReference">
    <w:name w:val="annotation reference"/>
    <w:basedOn w:val="DefaultParagraphFont"/>
    <w:uiPriority w:val="99"/>
    <w:semiHidden/>
    <w:unhideWhenUsed/>
    <w:rPr>
      <w:sz w:val="16"/>
      <w:szCs w:val="16"/>
    </w:rPr>
  </w:style>
  <w:style w:type="character" w:styleId="AsuntodelcomentarioCar" w:customStyle="1">
    <w:name w:val="Asunto del comentario Car"/>
    <w:basedOn w:val="TextocomentarioCar"/>
    <w:link w:val="annotationsubject"/>
    <w:uiPriority w:val="99"/>
    <w:semiHidden/>
    <w:rsid w:val="003826bf"/>
    <w:rPr>
      <w:rFonts w:ascii="Times New Roman" w:hAnsi="Times New Roman"/>
      <w:b/>
      <w:bCs/>
      <w:color w:val="000000"/>
      <w:sz w:val="20"/>
      <w:szCs w:val="20"/>
    </w:rPr>
  </w:style>
  <w:style w:type="character" w:styleId="Hyperlink">
    <w:name w:val="Hyperlink"/>
    <w:basedOn w:val="DefaultParagraphFont"/>
    <w:uiPriority w:val="99"/>
    <w:unhideWhenUsed/>
    <w:rsid w:val="00581e75"/>
    <w:rPr>
      <w:color w:themeColor="hyperlink" w:val="0000FF"/>
      <w:u w:val="single"/>
    </w:rPr>
  </w:style>
  <w:style w:type="character" w:styleId="UnresolvedMention">
    <w:name w:val="Unresolved Mention"/>
    <w:basedOn w:val="DefaultParagraphFont"/>
    <w:uiPriority w:val="99"/>
    <w:semiHidden/>
    <w:unhideWhenUsed/>
    <w:rsid w:val="00581e75"/>
    <w:rPr>
      <w:color w:val="605E5C"/>
      <w:shd w:fill="E1DFDD" w:val="clear"/>
    </w:rPr>
  </w:style>
  <w:style w:type="character" w:styleId="TextodegloboCar" w:customStyle="1">
    <w:name w:val="Texto de globo Car"/>
    <w:basedOn w:val="DefaultParagraphFont"/>
    <w:link w:val="BalloonText"/>
    <w:uiPriority w:val="99"/>
    <w:semiHidden/>
    <w:rsid w:val="00481fa5"/>
    <w:rPr>
      <w:rFonts w:ascii="Segoe UI" w:hAnsi="Segoe UI" w:cs="Segoe UI"/>
      <w:color w:val="000000"/>
      <w:sz w:val="18"/>
      <w:szCs w:val="18"/>
    </w:rPr>
  </w:style>
  <w:style w:type="character" w:styleId="LineNumber">
    <w:name w:val="line number"/>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TextoindependienteCar"/>
    <w:uiPriority w:val="99"/>
    <w:unhideWhenUsed/>
    <w:rsid w:val="00aa1d8d"/>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rPr>
      <w:b/>
      <w:bCs/>
      <w:sz w:val="20"/>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EncabezadoC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PiedepginaC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ar"/>
    <w:uiPriority w:val="10"/>
    <w:qFormat/>
    <w:rsid w:val="00fc693f"/>
    <w:pPr>
      <w:spacing w:before="0" w:after="120"/>
      <w:contextualSpacing/>
    </w:pPr>
    <w:rPr>
      <w:rFonts w:ascii="Calibri" w:hAnsi="Calibri" w:eastAsia="ＭＳ ゴシック" w:cs="" w:asciiTheme="majorHAnsi" w:cstheme="majorBidi" w:eastAsiaTheme="majorEastAsia" w:hAnsiTheme="majorHAnsi"/>
      <w:spacing w:val="5"/>
      <w:kern w:val="2"/>
      <w:sz w:val="34"/>
      <w:szCs w:val="52"/>
    </w:rPr>
  </w:style>
  <w:style w:type="paragraph" w:styleId="Subtitle">
    <w:name w:val="Subtitle"/>
    <w:basedOn w:val="Normal"/>
    <w:next w:val="Normal"/>
    <w:link w:val="SubttuloC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Textoindependiente2Car"/>
    <w:uiPriority w:val="99"/>
    <w:unhideWhenUsed/>
    <w:rsid w:val="00aa1d8d"/>
    <w:pPr>
      <w:spacing w:lineRule="auto" w:line="480"/>
    </w:pPr>
    <w:rPr/>
  </w:style>
  <w:style w:type="paragraph" w:styleId="BodyText3">
    <w:name w:val="Body Text 3"/>
    <w:basedOn w:val="Normal"/>
    <w:link w:val="Textoindependiente3Car"/>
    <w:uiPriority w:val="99"/>
    <w:unhideWhenUsed/>
    <w:rsid w:val="00aa1d8d"/>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TextomacroC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Car"/>
    <w:uiPriority w:val="29"/>
    <w:qFormat/>
    <w:rsid w:val="00fc693f"/>
    <w:pPr/>
    <w:rPr>
      <w:i/>
      <w:iCs/>
      <w:color w:themeColor="text1" w:val="000000"/>
    </w:rPr>
  </w:style>
  <w:style w:type="paragraph" w:styleId="IntenseQuote">
    <w:name w:val="Intense Quote"/>
    <w:basedOn w:val="Normal"/>
    <w:next w:val="Normal"/>
    <w:link w:val="CitadestacadaCar"/>
    <w:uiPriority w:val="30"/>
    <w:qFormat/>
    <w:rsid w:val="00fc693f"/>
    <w:pP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mmentText">
    <w:name w:val="annotation text"/>
    <w:basedOn w:val="Normal"/>
    <w:link w:val="TextocomentarioCar"/>
    <w:uiPriority w:val="99"/>
    <w:semiHidden/>
    <w:unhideWhenUsed/>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rsid w:val="003826bf"/>
    <w:pPr/>
    <w:rPr>
      <w:b/>
      <w:bCs/>
    </w:rPr>
  </w:style>
  <w:style w:type="paragraph" w:styleId="FirstParagraph" w:customStyle="1">
    <w:name w:val="First Paragraph"/>
    <w:basedOn w:val="BodyText"/>
    <w:next w:val="BodyText"/>
    <w:qFormat/>
    <w:rsid w:val="00741fd0"/>
    <w:pPr>
      <w:spacing w:lineRule="auto" w:line="240" w:before="180" w:after="180"/>
    </w:pPr>
    <w:rPr>
      <w:rFonts w:ascii="Cambria" w:hAnsi="Cambria" w:eastAsia="Cambria" w:asciiTheme="minorHAnsi" w:eastAsiaTheme="minorHAnsi" w:hAnsiTheme="minorHAnsi"/>
      <w:color w:val="auto"/>
      <w:sz w:val="24"/>
      <w:szCs w:val="24"/>
    </w:rPr>
  </w:style>
  <w:style w:type="paragraph" w:styleId="Compact" w:customStyle="1">
    <w:name w:val="Compact"/>
    <w:basedOn w:val="BodyText"/>
    <w:qFormat/>
    <w:rsid w:val="00741fd0"/>
    <w:pPr>
      <w:spacing w:lineRule="auto" w:line="240" w:before="36" w:after="36"/>
    </w:pPr>
    <w:rPr>
      <w:rFonts w:ascii="Cambria" w:hAnsi="Cambria" w:eastAsia="Cambria" w:asciiTheme="minorHAnsi" w:eastAsiaTheme="minorHAnsi" w:hAnsiTheme="minorHAnsi"/>
      <w:color w:val="auto"/>
      <w:sz w:val="24"/>
      <w:szCs w:val="24"/>
    </w:rPr>
  </w:style>
  <w:style w:type="paragraph" w:styleId="BalloonText">
    <w:name w:val="Balloon Text"/>
    <w:basedOn w:val="Normal"/>
    <w:link w:val="TextodegloboCar"/>
    <w:uiPriority w:val="99"/>
    <w:semiHidden/>
    <w:unhideWhenUsed/>
    <w:rsid w:val="00481fa5"/>
    <w:pPr>
      <w:spacing w:lineRule="auto" w:line="240" w:before="0" w:after="0"/>
    </w:pPr>
    <w:rPr>
      <w:rFonts w:ascii="Segoe UI" w:hAnsi="Segoe UI" w:cs="Segoe UI"/>
      <w:sz w:val="18"/>
      <w:szCs w:val="18"/>
    </w:rPr>
  </w:style>
  <w:style w:type="paragraph" w:styleId="Revision">
    <w:name w:val="Revision"/>
    <w:uiPriority w:val="99"/>
    <w:semiHidden/>
    <w:rsid w:val="004c3ef1"/>
    <w:pPr>
      <w:widowControl/>
      <w:suppressAutoHyphens w:val="true"/>
      <w:bidi w:val="0"/>
      <w:spacing w:lineRule="auto" w:line="240" w:before="0" w:after="0"/>
      <w:jc w:val="start"/>
    </w:pPr>
    <w:rPr>
      <w:rFonts w:ascii="Times New Roman" w:hAnsi="Times New Roman" w:eastAsia="ＭＳ 明朝" w:cs=""/>
      <w:color w:val="000000"/>
      <w:kern w:val="0"/>
      <w:sz w:val="22"/>
      <w:szCs w:val="22"/>
      <w:lang w:val="en-US" w:eastAsia="en-US" w:bidi="ar-SA"/>
    </w:rPr>
  </w:style>
  <w:style w:type="numbering" w:styleId="NoList" w:default="1">
    <w:name w:val="No List"/>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semiHidden/>
    <w:unhideWhenUsed/>
    <w:qFormat/>
    <w:rsid w:val="00741fd0"/>
    <w:pPr>
      <w:spacing w:line="240" w:lineRule="auto"/>
    </w:pPr>
    <w:rPr>
      <w:rFonts w:eastAsiaTheme="minorHAnsi"/>
      <w:sz w:val="24"/>
      <w:szCs w:val="24"/>
      <w:lang w:val="es-ES" w:eastAsia="es-ES"/>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nuela.macedonia@jku.at" TargetMode="External"/><Relationship Id="rId3" Type="http://schemas.openxmlformats.org/officeDocument/2006/relationships/hyperlink" Target="mailto:samer.salama@upm.es"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comments" Target="comments.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711FB4-50C6-45D6-AD4F-F3D76E813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Application>LibreOffice/26.8.1.1$Windows_X86_64 LibreOffice_project/bf6ef2662401c7d6dce671ab4deb26ee0af3a7c1</Application>
  <AppVersion>15.0000</AppVersion>
  <Pages>49</Pages>
  <Words>16661</Words>
  <Characters>104631</Characters>
  <CharactersWithSpaces>120285</CharactersWithSpaces>
  <Paragraphs>977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2026-09-21T12:35:00Z</dcterms:created>
  <dc:creator>Manuela Macedonia and coauthors</dc:creator>
  <dc:description>generated by python-docx</dc:description>
  <dc:language>en-US</dc:language>
  <cp:lastModifiedBy/>
  <dcterms:modified xsi:type="dcterms:W3CDTF">2026-10-20T16:05:15Z</dcterms:modified>
  <cp:revision>80</cp:revision>
  <dc:subject/>
  <dc:title>Assessing Gesture Characteristics with Video-Language Models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http://www.zotero.org/styles/american-political-science-association</vt:lpwstr>
  </property>
  <property fmtid="{D5CDD505-2E9C-101B-9397-08002B2CF9AE}" pid="5" name="Mendeley Recent Style Id 1_1">
    <vt:lpwstr>http://www.zotero.org/styles/apa</vt:lpwstr>
  </property>
  <property fmtid="{D5CDD505-2E9C-101B-9397-08002B2CF9AE}" pid="6" name="Mendeley Recent Style Id 2_1">
    <vt:lpwstr>http://www.zotero.org/styles/chicago-author-date</vt:lpwstr>
  </property>
  <property fmtid="{D5CDD505-2E9C-101B-9397-08002B2CF9AE}" pid="7" name="Mendeley Recent Style Id 3_1">
    <vt:lpwstr>http://www.zotero.org/styles/harvard-cite-them-right</vt:lpwstr>
  </property>
  <property fmtid="{D5CDD505-2E9C-101B-9397-08002B2CF9AE}" pid="8" name="Mendeley Recent Style Id 4_1">
    <vt:lpwstr>http://www.zotero.org/styles/ieee</vt:lpwstr>
  </property>
  <property fmtid="{D5CDD505-2E9C-101B-9397-08002B2CF9AE}" pid="9" name="Mendeley Recent Style Id 5_1">
    <vt:lpwstr>http://www.zotero.org/styles/modern-humanities-research-association</vt:lpwstr>
  </property>
  <property fmtid="{D5CDD505-2E9C-101B-9397-08002B2CF9AE}" pid="10" name="Mendeley Recent Style Id 6_1">
    <vt:lpwstr>http://www.zotero.org/styles/modern-language-association</vt:lpwstr>
  </property>
  <property fmtid="{D5CDD505-2E9C-101B-9397-08002B2CF9AE}" pid="11" name="Mendeley Recent Style Id 7_1">
    <vt:lpwstr>http://www.zotero.org/styles/national-library-of-medicine</vt:lpwstr>
  </property>
  <property fmtid="{D5CDD505-2E9C-101B-9397-08002B2CF9AE}" pid="12" name="Mendeley Recent Style Id 8_1">
    <vt:lpwstr>http://www.zotero.org/styles/nature</vt:lpwstr>
  </property>
  <property fmtid="{D5CDD505-2E9C-101B-9397-08002B2CF9AE}" pid="13" name="Mendeley Recent Style Id 9_1">
    <vt:lpwstr>http://www.zotero.org/styles/vancouver</vt:lpwstr>
  </property>
  <property fmtid="{D5CDD505-2E9C-101B-9397-08002B2CF9AE}" pid="14" name="Mendeley Recent Style Name 0_1">
    <vt:lpwstr>American Political Science Association</vt:lpwstr>
  </property>
  <property fmtid="{D5CDD505-2E9C-101B-9397-08002B2CF9AE}" pid="15" name="Mendeley Recent Style Name 1_1">
    <vt:lpwstr>American Psychological Association 7th edition</vt:lpwstr>
  </property>
  <property fmtid="{D5CDD505-2E9C-101B-9397-08002B2CF9AE}" pid="16" name="Mendeley Recent Style Name 2_1">
    <vt:lpwstr>Chicago Manual of Style 17th edition (author-date)</vt:lpwstr>
  </property>
  <property fmtid="{D5CDD505-2E9C-101B-9397-08002B2CF9AE}" pid="17" name="Mendeley Recent Style Name 3_1">
    <vt:lpwstr>Cite Them Right 10th edition - Harvard</vt:lpwstr>
  </property>
  <property fmtid="{D5CDD505-2E9C-101B-9397-08002B2CF9AE}" pid="18" name="Mendeley Recent Style Name 4_1">
    <vt:lpwstr>IEEE</vt:lpwstr>
  </property>
  <property fmtid="{D5CDD505-2E9C-101B-9397-08002B2CF9AE}" pid="19" name="Mendeley Recent Style Name 5_1">
    <vt:lpwstr>Modern Humanities Research Association 3rd edition (note with bibliography)</vt:lpwstr>
  </property>
  <property fmtid="{D5CDD505-2E9C-101B-9397-08002B2CF9AE}" pid="20" name="Mendeley Recent Style Name 6_1">
    <vt:lpwstr>Modern Language Association 8th edition</vt:lpwstr>
  </property>
  <property fmtid="{D5CDD505-2E9C-101B-9397-08002B2CF9AE}" pid="21" name="Mendeley Recent Style Name 7_1">
    <vt:lpwstr>National Library of Medicine</vt:lpwstr>
  </property>
  <property fmtid="{D5CDD505-2E9C-101B-9397-08002B2CF9AE}" pid="22" name="Mendeley Recent Style Name 8_1">
    <vt:lpwstr>Nature</vt:lpwstr>
  </property>
  <property fmtid="{D5CDD505-2E9C-101B-9397-08002B2CF9AE}" pid="23" name="Mendeley Recent Style Name 9_1">
    <vt:lpwstr>Vancouver</vt:lpwstr>
  </property>
  <property fmtid="{D5CDD505-2E9C-101B-9397-08002B2CF9AE}" pid="24" name="Mendeley Unique User Id_1">
    <vt:lpwstr>c623c755-c7d8-3a09-8f90-da4ac25dfb13</vt:lpwstr>
  </property>
</Properties>
</file>